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5F6B73"/>
          <w:sz w:val="24"/>
          <w:szCs w:val="24"/>
        </w:rPr>
        <w:t xml:space="preserve">PT MITRANS</w:t>
      </w:r>
    </w:p>
    <w:p>
      <w:pPr>
        <w:pBdr>
          <w:bottom w:val="single" w:color="2E7D6B" w:sz="12" w:space="8"/>
        </w:pBdr>
        <w:spacing w:after="200"/>
      </w:pPr>
      <w:r>
        <w:rPr>
          <w:rFonts w:ascii="Calibri" w:cs="Calibri" w:eastAsia="Calibri" w:hAnsi="Calibri"/>
          <w:b/>
          <w:bCs/>
          <w:color w:val="1F4E5F"/>
          <w:sz w:val="52"/>
          <w:szCs w:val="52"/>
        </w:rPr>
        <w:t xml:space="preserve">Rencana Pemasaran Mitrans-Astra</w:t>
      </w:r>
    </w:p>
    <w:p>
      <w:pPr>
        <w:spacing w:after="600"/>
      </w:pPr>
      <w:r>
        <w:rPr>
          <w:rFonts w:ascii="Calibri" w:cs="Calibri" w:eastAsia="Calibri" w:hAnsi="Calibri"/>
          <w:color w:val="2E7D6B"/>
          <w:sz w:val="28"/>
          <w:szCs w:val="28"/>
        </w:rPr>
        <w:t xml:space="preserve">Program Pemasaran untuk Pengajuan Izin Usaha Penjualan Langsung</w:t>
      </w:r>
    </w:p>
    <w:p>
      <w:pPr>
        <w:spacing w:after="80"/>
      </w:pPr>
      <w:r>
        <w:rPr>
          <w:color w:val="5F6B73"/>
          <w:sz w:val="22"/>
          <w:szCs w:val="22"/>
        </w:rPr>
        <w:t xml:space="preserve">Produk: Lisensi Platform Analisa Transaksi Saham Syariah Mitrans-Astra</w:t>
      </w:r>
    </w:p>
    <w:p>
      <w:pPr>
        <w:spacing w:after="80"/>
      </w:pPr>
      <w:r>
        <w:rPr>
          <w:color w:val="5F6B73"/>
          <w:sz w:val="22"/>
          <w:szCs w:val="22"/>
        </w:rPr>
        <w:t xml:space="preserve">Disusun berdasarkan Permendag 70/2019 Pasal 8 dan PP 29/2021 sebagaimana diubah dengan PP 3/2026</w:t>
      </w:r>
    </w:p>
    <w:p>
      <w:pPr>
        <w:spacing w:after="80"/>
      </w:pPr>
      <w:r>
        <w:rPr>
          <w:color w:val="5F6B73"/>
          <w:sz w:val="22"/>
          <w:szCs w:val="22"/>
        </w:rPr>
        <w:t xml:space="preserve">Versi </w:t>
      </w:r>
      <w:del w:id="9001" w:author="Claude (draf untuk Coach Doddy)" w:date="2026-10-27T12:00:00Z">
        <w:r>
          <w:rPr>
            <w:color w:val="5F6B73"/>
            <w:sz w:val="22"/>
            <w:szCs w:val="22"/>
          </w:rPr>
          <w:delText xml:space="preserve">1.2</w:delText>
        </w:r>
      </w:del>
      <w:ins w:id="9002" w:author="Claude (draf untuk Coach Doddy)" w:date="2026-10-27T12:00:00Z">
        <w:r>
          <w:rPr>
            <w:color w:val="5F6B73"/>
            <w:sz w:val="22"/>
            <w:szCs w:val="22"/>
          </w:rPr>
          <w:t xml:space="preserve">1.3</w:t>
        </w:r>
      </w:ins>
      <w:r>
        <w:rPr>
          <w:color w:val="5F6B73"/>
          <w:sz w:val="22"/>
          <w:szCs w:val="22"/>
        </w:rPr>
        <w:t xml:space="preserve"> · 27 Oktober 2026</w:t>
      </w:r>
    </w:p>
    <w:p>
      <w:pPr>
        <w:spacing w:after="80" w:before="1600"/>
      </w:pPr>
      <w:r>
        <w:rPr>
          <w:rFonts w:ascii="Calibri" w:cs="Calibri" w:eastAsia="Calibri" w:hAnsi="Calibri"/>
          <w:b/>
          <w:bCs/>
          <w:color w:val="A0522D"/>
          <w:sz w:val="20"/>
          <w:szCs w:val="20"/>
        </w:rPr>
        <w:t xml:space="preserve">DRAF: untuk ditinjau konsultan hukum dan diverifikasi asosiasi penjualan langsung sebelum diajukan</w:t>
      </w:r>
    </w:p>
    <w:p>
      <w:r>
        <w:br w:type="page"/>
      </w:r>
    </w:p>
    <w:p>
      <w:pPr>
        <w:pStyle w:val="Heading1"/>
      </w:pPr>
      <w:r>
        <w:t xml:space="preserve">Catatan Penyusunan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E0B74A" w:sz="6"/>
              <w:left w:val="single" w:color="E0B74A" w:sz="18"/>
              <w:bottom w:val="single" w:color="E0B74A" w:sz="6"/>
              <w:right w:val="single" w:color="E0B74A" w:sz="6"/>
            </w:tcBorders>
            <w:shd w:fill="FFF6E0" w:color="auto" w:val="clear"/>
            <w:tcMar>
              <w:top w:type="dxa" w:w="120"/>
              <w:left w:type="dxa" w:w="180"/>
              <w:bottom w:type="dxa" w:w="120"/>
              <w:right w:type="dxa" w:w="180"/>
            </w:tcMar>
          </w:tcPr>
          <w:p>
            <w:pPr>
              <w:spacing w:after="80"/>
            </w:pPr>
            <w:r>
              <w:rPr>
                <w:b/>
                <w:bCs/>
              </w:rPr>
              <w:t xml:space="preserve">Status dokumen: draf final untuk pengajuan izin usaha penjualan langsung (SIUPL).</w:t>
            </w:r>
            <w:r>
              <w:t xml:space="preserve"> Sebelum diajukan, dokumen ini perlu:</w:t>
            </w:r>
          </w:p>
          <w:p>
            <w:pPr>
              <w:pStyle w:val="ListParagraph"/>
              <w:numPr>
                <w:ilvl w:val="0"/>
                <w:numId w:val="2"/>
              </w:numPr>
              <w:spacing w:after="60"/>
            </w:pPr>
            <w:r>
              <w:t xml:space="preserve">ditinjau konsultan hukum;</w:t>
            </w:r>
          </w:p>
          <w:p>
            <w:pPr>
              <w:pStyle w:val="ListParagraph"/>
              <w:numPr>
                <w:ilvl w:val="0"/>
                <w:numId w:val="2"/>
              </w:numPr>
              <w:spacing w:after="60"/>
            </w:pPr>
            <w:r>
              <w:t xml:space="preserve">diverifikasi oleh asosiasi penjualan langsung (Permendag 70/2019 Pasal 8 ayat (3));</w:t>
            </w:r>
          </w:p>
          <w:p>
            <w:pPr>
              <w:pStyle w:val="ListParagraph"/>
              <w:numPr>
                <w:ilvl w:val="0"/>
                <w:numId w:val="2"/>
              </w:numPr>
              <w:spacing w:after="60"/>
            </w:pPr>
            <w:r>
              <w:t xml:space="preserve">dilengkapi data perusahaan yang ditandai [●].</w:t>
            </w:r>
          </w:p>
        </w:tc>
      </w:tr>
    </w:tbl>
    <w:p>
      <w:pPr>
        <w:spacing w:after="120"/>
      </w:pPr>
    </w:p>
    <w:p>
      <w:pPr>
        <w:spacing w:after="120"/>
      </w:pPr>
      <w:r>
        <w:rPr>
          <w:b/>
          <w:bCs/>
        </w:rPr>
        <w:t xml:space="preserve">Perubahan dari versi 1.0</w:t>
      </w:r>
      <w:r>
        <w:t xml:space="preserve"> (27 Oktober 2026):</w:t>
      </w:r>
    </w:p>
    <w:p>
      <w:pPr>
        <w:pStyle w:val="ListParagraph"/>
        <w:numPr>
          <w:ilvl w:val="0"/>
          <w:numId w:val="2"/>
        </w:numPr>
        <w:spacing w:after="60"/>
      </w:pPr>
      <w:r>
        <w:t xml:space="preserve">istilah resmi "Mitra" menjadi </w:t>
      </w:r>
      <w:r>
        <w:rPr>
          <w:b/>
          <w:bCs/>
        </w:rPr>
        <w:t xml:space="preserve">Mitra PLS</w:t>
      </w:r>
      <w:r>
        <w:t xml:space="preserve"> (Mitra Marketing Penggerak Literasi Syariah);</w:t>
      </w:r>
    </w:p>
    <w:p>
      <w:pPr>
        <w:pStyle w:val="ListParagraph"/>
        <w:numPr>
          <w:ilvl w:val="0"/>
          <w:numId w:val="2"/>
        </w:numPr>
        <w:spacing w:after="60"/>
      </w:pPr>
      <w:r>
        <w:t xml:space="preserve">bagian 5.5 baru: konversi Lisensi Pelanggan menjadi Lisensi Mitra PLS dalam 60 hari;</w:t>
      </w:r>
    </w:p>
    <w:p>
      <w:pPr>
        <w:pStyle w:val="ListParagraph"/>
        <w:numPr>
          <w:ilvl w:val="0"/>
          <w:numId w:val="2"/>
        </w:numPr>
        <w:spacing w:after="60"/>
      </w:pPr>
      <w:r>
        <w:t xml:space="preserve">Bonus Layanan Berkah juga berlaku untuk Lisensi Pelanggan yang kemudian dikonversi;</w:t>
      </w:r>
    </w:p>
    <w:p>
      <w:pPr>
        <w:pStyle w:val="ListParagraph"/>
        <w:numPr>
          <w:ilvl w:val="0"/>
          <w:numId w:val="2"/>
        </w:numPr>
        <w:spacing w:after="60"/>
      </w:pPr>
      <w:r>
        <w:t xml:space="preserve">aktivasi tautan rujukan setelah kuis Kode Etik (Bab 6);</w:t>
      </w:r>
    </w:p>
    <w:p>
      <w:pPr>
        <w:pStyle w:val="ListParagraph"/>
        <w:numPr>
          <w:ilvl w:val="0"/>
          <w:numId w:val="2"/>
        </w:numPr>
        <w:spacing w:after="60"/>
      </w:pPr>
      <w:r>
        <w:t xml:space="preserve">pendampingan orientasi dalam 7 hari dan workshop pelatihan bulanan tanpa biaya (Bab 7 dan Bab 13);</w:t>
      </w:r>
    </w:p>
    <w:p>
      <w:pPr>
        <w:pStyle w:val="ListParagraph"/>
        <w:numPr>
          <w:ilvl w:val="0"/>
          <w:numId w:val="2"/>
        </w:numPr>
        <w:spacing w:after="60"/>
      </w:pPr>
      <w:r>
        <w:t xml:space="preserve">batas atas biaya bonus dan hasil uji internal diperbarui (Bab 12).</w:t>
      </w:r>
    </w:p>
    <w:p>
      <w:pPr>
        <w:spacing w:after="120"/>
      </w:pPr>
      <w:r>
        <w:rPr>
          <w:b/>
          <w:bCs/>
        </w:rPr>
        <w:t xml:space="preserve">Perubahan versi 1.2</w:t>
      </w:r>
      <w:r>
        <w:t xml:space="preserve"> (27 Oktober 2026): tautan rujukan dan halaman penawaran memakai domain resmi kedua, affiliatemarketing.network (Bab 2, Bab 6, dan Bab 7).</w:t>
      </w:r>
    </w:p>
    <w:p>
      <w:pPr>
        <w:spacing w:after="120"/>
        <w:rPr>
          <w:ins w:id="9003" w:author="Claude (draf untuk Coach Doddy)" w:date="2026-10-27T12:00:00Z"/>
        </w:rPr>
      </w:pPr>
      <w:ins w:id="9004" w:author="Claude (draf untuk Coach Doddy)" w:date="2026-10-27T12:00:00Z">
        <w:r>
          <w:rPr>
            <w:b/>
            <w:bCs/>
          </w:rPr>
          <w:t xml:space="preserve">Perubahan versi 1.3</w:t>
        </w:r>
      </w:ins>
      <w:ins w:id="9005" w:author="Claude (draf untuk Coach Doddy)" w:date="2026-10-27T12:00:00Z">
        <w:r>
          <w:t xml:space="preserve"> (27 Oktober 2026): penegasan aturan sistem atas keputusan Coach (butir A1–A12 rancangan sistem): penempatan posisi jaringan (Bab 4); posisi dan volume dari Mitra PLS tanpa Lisensi (bagian 5.4); penghitungan upline pada konversi (bagian 5.5); Bonus Pembinaan tanpa kompresi (bagian 8.1); urutan ketat antrean Bonus Prestasi (bagian 8.2); sisa Pool Aktif di atas plafon (bagian 8.4); sisa Plan B (bagian 8.6); Bonus Sponsor dan Bonus Layanan Berkah tanpa syarat Langganan, serta masa akses Lisensi untuk Plan B (bagian 9.2); uang muka mingguan bonus tim (Bab 11 dan bagian 12.2); penarikan bonus tim atas pembatalan (Bab 13); syarat aktif menjadi paling sedikit 1 penjualan baru pribadi per bulan (bagian 9.1, bagian 10.2, dan Lampiran A); hasil uji ulang dengan aturan versi 1.3 beserta asumsinya (bagian 12.3).</w:t>
        </w:r>
      </w:ins>
    </w:p>
    <w:p>
      <w:pPr>
        <w:spacing w:after="120"/>
      </w:pPr>
      <w:r>
        <w:t xml:space="preserve">Dokumen ini disusun dalam Bahasa Indonesia dan memuat informasi yang diwajibkan untuk Program Pemasaran menurut Peraturan Menteri Perdagangan Nomor 70 Tahun 2019 Pasal 8 ayat (1), serta Peraturan Pemerintah Nomor 29 Tahun 2021 sebagaimana diubah dengan Peraturan Pemerintah Nomor 3 Tahun 2026.</w:t>
      </w:r>
    </w:p>
    <w:p>
      <w:pPr>
        <w:spacing w:after="120"/>
      </w:pPr>
      <w:r>
        <w:rPr>
          <w:b/>
          <w:bCs/>
        </w:rPr>
        <w:t xml:space="preserve">Kesesuaian dengan Permendag 70/2019 Pasal 8 ayat (1):</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936"/>
        <w:gridCol w:w="3370"/>
      </w:tblGrid>
      <w:tr>
        <w:trPr>
          <w:cantSplit/>
          <w:tblHeader/>
        </w:trPr>
        <w:tc>
          <w:tcPr>
            <w:tcW w:type="dxa" w:w="5936"/>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Informasi yang diwajibkan</w:t>
            </w:r>
          </w:p>
        </w:tc>
        <w:tc>
          <w:tcPr>
            <w:tcW w:type="dxa" w:w="3370"/>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Bab dalam dokumen ini</w:t>
            </w:r>
          </w:p>
        </w:tc>
      </w:tr>
      <w:tr>
        <w:trPr>
          <w:cantSplit/>
          <w:tblHeader w:val="off"/>
        </w:trPr>
        <w:tc>
          <w:tcPr>
            <w:tcW w:type="dxa" w:w="593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Profil perusahaan</w:t>
            </w:r>
          </w:p>
        </w:tc>
        <w:tc>
          <w:tcPr>
            <w:tcW w:type="dxa" w:w="337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Bab 2</w:t>
            </w:r>
          </w:p>
        </w:tc>
      </w:tr>
      <w:tr>
        <w:trPr>
          <w:cantSplit/>
          <w:tblHeader w:val="off"/>
        </w:trPr>
        <w:tc>
          <w:tcPr>
            <w:tcW w:type="dxa" w:w="593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Daftar barang beserta izin dan harga</w:t>
            </w:r>
          </w:p>
        </w:tc>
        <w:tc>
          <w:tcPr>
            <w:tcW w:type="dxa" w:w="337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Bab 3</w:t>
            </w:r>
          </w:p>
        </w:tc>
      </w:tr>
      <w:tr>
        <w:trPr>
          <w:cantSplit/>
          <w:tblHeader w:val="off"/>
        </w:trPr>
        <w:tc>
          <w:tcPr>
            <w:tcW w:type="dxa" w:w="593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Jenis program</w:t>
            </w:r>
          </w:p>
        </w:tc>
        <w:tc>
          <w:tcPr>
            <w:tcW w:type="dxa" w:w="337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Bab 4</w:t>
            </w:r>
          </w:p>
        </w:tc>
      </w:tr>
      <w:tr>
        <w:trPr>
          <w:cantSplit/>
          <w:tblHeader w:val="off"/>
        </w:trPr>
        <w:tc>
          <w:tcPr>
            <w:tcW w:type="dxa" w:w="593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Biaya pendaftaran</w:t>
            </w:r>
          </w:p>
        </w:tc>
        <w:tc>
          <w:tcPr>
            <w:tcW w:type="dxa" w:w="337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Bab 5</w:t>
            </w:r>
          </w:p>
        </w:tc>
      </w:tr>
      <w:tr>
        <w:trPr>
          <w:cantSplit/>
          <w:tblHeader w:val="off"/>
        </w:trPr>
        <w:tc>
          <w:tcPr>
            <w:tcW w:type="dxa" w:w="593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Isi paket perdana (starter kit)</w:t>
            </w:r>
          </w:p>
        </w:tc>
        <w:tc>
          <w:tcPr>
            <w:tcW w:type="dxa" w:w="337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Bab 6</w:t>
            </w:r>
          </w:p>
        </w:tc>
      </w:tr>
      <w:tr>
        <w:trPr>
          <w:cantSplit/>
          <w:tblHeader w:val="off"/>
        </w:trPr>
        <w:tc>
          <w:tcPr>
            <w:tcW w:type="dxa" w:w="593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Alur penjualan</w:t>
            </w:r>
          </w:p>
        </w:tc>
        <w:tc>
          <w:tcPr>
            <w:tcW w:type="dxa" w:w="337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Bab 7</w:t>
            </w:r>
          </w:p>
        </w:tc>
      </w:tr>
      <w:tr>
        <w:trPr>
          <w:cantSplit/>
          <w:tblHeader w:val="off"/>
        </w:trPr>
        <w:tc>
          <w:tcPr>
            <w:tcW w:type="dxa" w:w="593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Komisi dan bonus dalam Rupiah</w:t>
            </w:r>
          </w:p>
        </w:tc>
        <w:tc>
          <w:tcPr>
            <w:tcW w:type="dxa" w:w="337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Bab 8</w:t>
            </w:r>
          </w:p>
        </w:tc>
      </w:tr>
      <w:tr>
        <w:trPr>
          <w:cantSplit/>
          <w:tblHeader w:val="off"/>
        </w:trPr>
        <w:tc>
          <w:tcPr>
            <w:tcW w:type="dxa" w:w="593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Simulasi perhitungan komisi dan bonus</w:t>
            </w:r>
          </w:p>
        </w:tc>
        <w:tc>
          <w:tcPr>
            <w:tcW w:type="dxa" w:w="337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Bab 10 dan Lampiran B</w:t>
            </w:r>
          </w:p>
        </w:tc>
      </w:tr>
      <w:tr>
        <w:trPr>
          <w:cantSplit/>
          <w:tblHeader w:val="off"/>
        </w:trPr>
        <w:tc>
          <w:tcPr>
            <w:tcW w:type="dxa" w:w="593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Syarat memperoleh komisi dan bonus</w:t>
            </w:r>
          </w:p>
        </w:tc>
        <w:tc>
          <w:tcPr>
            <w:tcW w:type="dxa" w:w="337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Bab 9</w:t>
            </w:r>
          </w:p>
        </w:tc>
      </w:tr>
      <w:tr>
        <w:trPr>
          <w:cantSplit/>
          <w:tblHeader w:val="off"/>
        </w:trPr>
        <w:tc>
          <w:tcPr>
            <w:tcW w:type="dxa" w:w="593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Waktu pembayaran komisi dan bonus</w:t>
            </w:r>
          </w:p>
        </w:tc>
        <w:tc>
          <w:tcPr>
            <w:tcW w:type="dxa" w:w="337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Bab 11</w:t>
            </w:r>
          </w:p>
        </w:tc>
      </w:tr>
    </w:tbl>
    <w:p>
      <w:pPr>
        <w:spacing w:after="120"/>
      </w:pPr>
    </w:p>
    <w:p>
      <w:pPr>
        <w:spacing w:after="120"/>
      </w:pPr>
      <w:r>
        <w:t xml:space="preserve">Lampiran: A. Daftar Istilah; B. Contoh Perhitungan Rinci; C. Ringkasan Alur Bonus.</w:t>
      </w:r>
    </w:p>
    <w:p>
      <w:pPr>
        <w:pStyle w:val="Heading1"/>
        <w:pageBreakBefore/>
      </w:pPr>
      <w:r>
        <w:t xml:space="preserve">Bab 1. Pendahuluan dan Dasar Hukum</w:t>
      </w:r>
    </w:p>
    <w:p>
      <w:pPr>
        <w:pStyle w:val="Heading2"/>
      </w:pPr>
      <w:r>
        <w:t xml:space="preserve">1.1 Maksud dokumen</w:t>
      </w:r>
    </w:p>
    <w:p>
      <w:pPr>
        <w:spacing w:after="120"/>
      </w:pPr>
      <w:r>
        <w:t xml:space="preserve">Rencana Pemasaran ini menjelaskan cara PT MITRANS memasarkan produk Mitrans-Astra melalui penjualan langsung dengan sistem jaringan. Dokumen ini juga menjelaskan cara menghitung dan membayarkan komisi dan bonus kepada Mitra Marketing Penggerak Literasi Syariah, selanjutnya disebut </w:t>
      </w:r>
      <w:r>
        <w:rPr>
          <w:b/>
          <w:bCs/>
        </w:rPr>
        <w:t xml:space="preserve">Mitra PLS</w:t>
      </w:r>
      <w:r>
        <w:t xml:space="preserve">.</w:t>
      </w:r>
    </w:p>
    <w:p>
      <w:pPr>
        <w:spacing w:after="120"/>
      </w:pPr>
      <w:r>
        <w:t xml:space="preserve">Rencana Pemasaran ini merupakan satu kesatuan dengan:</w:t>
      </w:r>
    </w:p>
    <w:p>
      <w:pPr>
        <w:pStyle w:val="ListParagraph"/>
        <w:numPr>
          <w:ilvl w:val="0"/>
          <w:numId w:val="2"/>
        </w:numPr>
        <w:spacing w:after="60"/>
      </w:pPr>
      <w:r>
        <w:t xml:space="preserve">Kode Etik Mitra PLS Mitrans-Astra;</w:t>
      </w:r>
    </w:p>
    <w:p>
      <w:pPr>
        <w:pStyle w:val="ListParagraph"/>
        <w:numPr>
          <w:ilvl w:val="0"/>
          <w:numId w:val="2"/>
        </w:numPr>
        <w:spacing w:after="60"/>
      </w:pPr>
      <w:r>
        <w:t xml:space="preserve">Syarat dan Ketentuan Penggunaan mitrans.id, termasuk Ketentuan Kemitraan sebagai perjanjian tertulis antara Perusahaan dan Mitra PLS.</w:t>
      </w:r>
    </w:p>
    <w:p>
      <w:pPr>
        <w:pStyle w:val="Heading2"/>
      </w:pPr>
      <w:r>
        <w:t xml:space="preserve">1.2 Prinsip</w:t>
      </w:r>
    </w:p>
    <w:p>
      <w:pPr>
        <w:pStyle w:val="ListParagraph"/>
        <w:numPr>
          <w:ilvl w:val="0"/>
          <w:numId w:val="3"/>
        </w:numPr>
        <w:spacing w:after="60"/>
      </w:pPr>
      <w:r>
        <w:rPr>
          <w:b/>
          <w:bCs/>
        </w:rPr>
        <w:t xml:space="preserve">Penghasilan berasal dari penjualan nyata.</w:t>
      </w:r>
      <w:r>
        <w:t xml:space="preserve"> Komisi dan bonus hanya timbul dari penjualan Lisensi dan Langganan kepada pemakai. Tidak ada komisi atau bonus dari pendaftaran atau perekrutan.</w:t>
      </w:r>
    </w:p>
    <w:p>
      <w:pPr>
        <w:pStyle w:val="ListParagraph"/>
        <w:numPr>
          <w:ilvl w:val="0"/>
          <w:numId w:val="3"/>
        </w:numPr>
        <w:spacing w:after="60"/>
      </w:pPr>
      <w:r>
        <w:rPr>
          <w:b/>
          <w:bCs/>
        </w:rPr>
        <w:t xml:space="preserve">Pendaftaran gratis.</w:t>
      </w:r>
      <w:r>
        <w:t xml:space="preserve"> Calon Mitra PLS tidak diwajibkan membeli barang apa pun saat mendaftar.</w:t>
      </w:r>
    </w:p>
    <w:p>
      <w:pPr>
        <w:pStyle w:val="ListParagraph"/>
        <w:numPr>
          <w:ilvl w:val="0"/>
          <w:numId w:val="3"/>
        </w:numPr>
        <w:spacing w:after="60"/>
      </w:pPr>
      <w:r>
        <w:rPr>
          <w:b/>
          <w:bCs/>
        </w:rPr>
        <w:t xml:space="preserve">Jelas sejak awal.</w:t>
      </w:r>
      <w:r>
        <w:t xml:space="preserve"> Seluruh nominal, syarat, batas, dan waktu pembayaran tercantum dalam dokumen ini.</w:t>
      </w:r>
    </w:p>
    <w:p>
      <w:pPr>
        <w:pStyle w:val="ListParagraph"/>
        <w:numPr>
          <w:ilvl w:val="0"/>
          <w:numId w:val="3"/>
        </w:numPr>
        <w:spacing w:after="60"/>
      </w:pPr>
      <w:r>
        <w:rPr>
          <w:b/>
          <w:bCs/>
        </w:rPr>
        <w:t xml:space="preserve">Adil bagi yang bekerja.</w:t>
      </w:r>
      <w:r>
        <w:t xml:space="preserve"> Bonus jaringan hanya dibayarkan kepada Mitra PLS yang aktif menjual pada bulan itu.</w:t>
      </w:r>
    </w:p>
    <w:p>
      <w:pPr>
        <w:pStyle w:val="ListParagraph"/>
        <w:numPr>
          <w:ilvl w:val="0"/>
          <w:numId w:val="3"/>
        </w:numPr>
        <w:spacing w:after="60"/>
      </w:pPr>
      <w:r>
        <w:rPr>
          <w:b/>
          <w:bCs/>
        </w:rPr>
        <w:t xml:space="preserve">Bukan produk investasi.</w:t>
      </w:r>
      <w:r>
        <w:t xml:space="preserve"> Mitrans-Astra adalah alat bantu analisis dan edukasi. Platform tidak memberi sinyal beli atau jual, tidak mengelola dana, dan tidak menjanjikan hasil investasi.</w:t>
      </w:r>
    </w:p>
    <w:p>
      <w:pPr>
        <w:pStyle w:val="ListParagraph"/>
        <w:numPr>
          <w:ilvl w:val="0"/>
          <w:numId w:val="3"/>
        </w:numPr>
        <w:spacing w:after="60"/>
      </w:pPr>
      <w:r>
        <w:rPr>
          <w:b/>
          <w:bCs/>
        </w:rPr>
        <w:t xml:space="preserve">Tanpa janji penghasilan.</w:t>
      </w:r>
      <w:r>
        <w:t xml:space="preserve"> Penghasilan setiap Mitra PLS bergantung pada penjualan dan pembinaan yang ia lakukan sendiri.</w:t>
      </w:r>
    </w:p>
    <w:p>
      <w:pPr>
        <w:pStyle w:val="Heading2"/>
      </w:pPr>
      <w:r>
        <w:t xml:space="preserve">1.3 Dasar hukum dan pedoman</w:t>
      </w:r>
    </w:p>
    <w:p>
      <w:pPr>
        <w:pStyle w:val="ListParagraph"/>
        <w:numPr>
          <w:ilvl w:val="0"/>
          <w:numId w:val="2"/>
        </w:numPr>
        <w:spacing w:after="60"/>
      </w:pPr>
      <w:r>
        <w:t xml:space="preserve">Undang-Undang Nomor 7 Tahun 2014 tentang Perdagangan.</w:t>
      </w:r>
    </w:p>
    <w:p>
      <w:pPr>
        <w:pStyle w:val="ListParagraph"/>
        <w:numPr>
          <w:ilvl w:val="0"/>
          <w:numId w:val="2"/>
        </w:numPr>
        <w:spacing w:after="60"/>
      </w:pPr>
      <w:r>
        <w:t xml:space="preserve">Peraturan Pemerintah Nomor 29 Tahun 2021 tentang Penyelenggaraan Bidang Perdagangan, sebagaimana diubah dengan Peraturan Pemerintah Nomor 3 Tahun 2026.</w:t>
      </w:r>
    </w:p>
    <w:p>
      <w:pPr>
        <w:pStyle w:val="ListParagraph"/>
        <w:numPr>
          <w:ilvl w:val="0"/>
          <w:numId w:val="2"/>
        </w:numPr>
        <w:spacing w:after="60"/>
      </w:pPr>
      <w:r>
        <w:t xml:space="preserve">Peraturan Menteri Perdagangan Nomor 70 Tahun 2019 tentang Distribusi Barang Secara Langsung.</w:t>
      </w:r>
    </w:p>
    <w:p>
      <w:pPr>
        <w:pStyle w:val="ListParagraph"/>
        <w:numPr>
          <w:ilvl w:val="0"/>
          <w:numId w:val="2"/>
        </w:numPr>
        <w:spacing w:after="60"/>
      </w:pPr>
      <w:r>
        <w:t xml:space="preserve">Undang-Undang Nomor 8 Tahun 1999 tentang Perlindungan Konsumen.</w:t>
      </w:r>
    </w:p>
    <w:p>
      <w:pPr>
        <w:pStyle w:val="ListParagraph"/>
        <w:numPr>
          <w:ilvl w:val="0"/>
          <w:numId w:val="2"/>
        </w:numPr>
        <w:spacing w:after="60"/>
      </w:pPr>
      <w:r>
        <w:t xml:space="preserve">Undang-Undang Nomor 27 Tahun 2022 tentang Pelindungan Data Pribadi.</w:t>
      </w:r>
    </w:p>
    <w:p>
      <w:pPr>
        <w:pStyle w:val="ListParagraph"/>
        <w:numPr>
          <w:ilvl w:val="0"/>
          <w:numId w:val="2"/>
        </w:numPr>
        <w:spacing w:after="60"/>
      </w:pPr>
      <w:r>
        <w:t xml:space="preserve">Fatwa DSN-MUI Nomor 75/DSN-MUI/VII/2009 tentang Pedoman Penjualan Langsung Berjenjang Syariah, sebagai pedoman nilai.</w:t>
      </w:r>
    </w:p>
    <w:p>
      <w:pPr>
        <w:pStyle w:val="Heading1"/>
        <w:pageBreakBefore/>
      </w:pPr>
      <w:r>
        <w:t xml:space="preserve">Bab 2. Profil Perusahaan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590"/>
        <w:gridCol w:w="4716"/>
      </w:tblGrid>
      <w:tr>
        <w:trPr>
          <w:cantSplit/>
          <w:tblHeader/>
        </w:trPr>
        <w:tc>
          <w:tcPr>
            <w:tcW w:type="dxa" w:w="4590"/>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Keterangan</w:t>
            </w:r>
          </w:p>
        </w:tc>
        <w:tc>
          <w:tcPr>
            <w:tcW w:type="dxa" w:w="4716"/>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Isi</w:t>
            </w:r>
          </w:p>
        </w:tc>
      </w:tr>
      <w:tr>
        <w:trPr>
          <w:cantSplit/>
          <w:tblHeader w:val="off"/>
        </w:trPr>
        <w:tc>
          <w:tcPr>
            <w:tcW w:type="dxa" w:w="459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Nama perusahaan</w:t>
            </w:r>
          </w:p>
        </w:tc>
        <w:tc>
          <w:tcPr>
            <w:tcW w:type="dxa" w:w="47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PT MITRANS [nama lengkap sesuai akta ●]</w:t>
            </w:r>
          </w:p>
        </w:tc>
      </w:tr>
      <w:tr>
        <w:trPr>
          <w:cantSplit/>
          <w:tblHeader w:val="off"/>
        </w:trPr>
        <w:tc>
          <w:tcPr>
            <w:tcW w:type="dxa" w:w="459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Bentuk badan usaha</w:t>
            </w:r>
          </w:p>
        </w:tc>
        <w:tc>
          <w:tcPr>
            <w:tcW w:type="dxa" w:w="47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Perseroan Terbatas</w:t>
            </w:r>
          </w:p>
        </w:tc>
      </w:tr>
      <w:tr>
        <w:trPr>
          <w:cantSplit/>
          <w:tblHeader w:val="off"/>
        </w:trPr>
        <w:tc>
          <w:tcPr>
            <w:tcW w:type="dxa" w:w="459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Akta pendirian dan perubahan terakhir</w:t>
            </w:r>
          </w:p>
        </w:tc>
        <w:tc>
          <w:tcPr>
            <w:tcW w:type="dxa" w:w="47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[nomor, tanggal, notaris ●]</w:t>
            </w:r>
          </w:p>
        </w:tc>
      </w:tr>
      <w:tr>
        <w:trPr>
          <w:cantSplit/>
          <w:tblHeader w:val="off"/>
        </w:trPr>
        <w:tc>
          <w:tcPr>
            <w:tcW w:type="dxa" w:w="459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Pengesahan Kementerian Hukum</w:t>
            </w:r>
          </w:p>
        </w:tc>
        <w:tc>
          <w:tcPr>
            <w:tcW w:type="dxa" w:w="47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[nomor keputusan ●]</w:t>
            </w:r>
          </w:p>
        </w:tc>
      </w:tr>
      <w:tr>
        <w:trPr>
          <w:cantSplit/>
          <w:tblHeader w:val="off"/>
        </w:trPr>
        <w:tc>
          <w:tcPr>
            <w:tcW w:type="dxa" w:w="459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Nomor Induk Berusaha (NIB)</w:t>
            </w:r>
          </w:p>
        </w:tc>
        <w:tc>
          <w:tcPr>
            <w:tcW w:type="dxa" w:w="47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w:t>
            </w:r>
          </w:p>
        </w:tc>
      </w:tr>
      <w:tr>
        <w:trPr>
          <w:cantSplit/>
          <w:tblHeader w:val="off"/>
        </w:trPr>
        <w:tc>
          <w:tcPr>
            <w:tcW w:type="dxa" w:w="459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KBLI</w:t>
            </w:r>
          </w:p>
        </w:tc>
        <w:tc>
          <w:tcPr>
            <w:tcW w:type="dxa" w:w="47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 sesuai klasifikasi yang ditetapkan untuk penjualan langsung]</w:t>
            </w:r>
          </w:p>
        </w:tc>
      </w:tr>
      <w:tr>
        <w:trPr>
          <w:cantSplit/>
          <w:tblHeader w:val="off"/>
        </w:trPr>
        <w:tc>
          <w:tcPr>
            <w:tcW w:type="dxa" w:w="459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NPWP</w:t>
            </w:r>
          </w:p>
        </w:tc>
        <w:tc>
          <w:tcPr>
            <w:tcW w:type="dxa" w:w="47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w:t>
            </w:r>
          </w:p>
        </w:tc>
      </w:tr>
      <w:tr>
        <w:trPr>
          <w:cantSplit/>
          <w:tblHeader w:val="off"/>
        </w:trPr>
        <w:tc>
          <w:tcPr>
            <w:tcW w:type="dxa" w:w="459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Alamat kantor</w:t>
            </w:r>
          </w:p>
        </w:tc>
        <w:tc>
          <w:tcPr>
            <w:tcW w:type="dxa" w:w="47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w:t>
            </w:r>
          </w:p>
        </w:tc>
      </w:tr>
      <w:tr>
        <w:trPr>
          <w:cantSplit/>
          <w:tblHeader w:val="off"/>
        </w:trPr>
        <w:tc>
          <w:tcPr>
            <w:tcW w:type="dxa" w:w="459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Situs resmi</w:t>
            </w:r>
          </w:p>
        </w:tc>
        <w:tc>
          <w:tcPr>
            <w:tcW w:type="dxa" w:w="47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mitrans.id (dokumen resmi, akun, pendaftaran Mitra PLS, dan kantor maya)</w:t>
            </w:r>
          </w:p>
        </w:tc>
      </w:tr>
      <w:tr>
        <w:trPr>
          <w:cantSplit/>
          <w:tblHeader w:val="off"/>
        </w:trPr>
        <w:tc>
          <w:tcPr>
            <w:tcW w:type="dxa" w:w="459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Domain resmi untuk tautan rujukan</w:t>
            </w:r>
          </w:p>
        </w:tc>
        <w:tc>
          <w:tcPr>
            <w:tcW w:type="dxa" w:w="47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affiliatemarketing.network (tautan rujukan Mitra PLS dan halaman penawaran)</w:t>
            </w:r>
          </w:p>
        </w:tc>
      </w:tr>
      <w:tr>
        <w:trPr>
          <w:cantSplit/>
          <w:tblHeader w:val="off"/>
        </w:trPr>
        <w:tc>
          <w:tcPr>
            <w:tcW w:type="dxa" w:w="459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Layanan pelanggan dan pengaduan</w:t>
            </w:r>
          </w:p>
        </w:tc>
        <w:tc>
          <w:tcPr>
            <w:tcW w:type="dxa" w:w="47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[nomor telepon ●], [surel ●]</w:t>
            </w:r>
          </w:p>
        </w:tc>
      </w:tr>
      <w:tr>
        <w:trPr>
          <w:cantSplit/>
          <w:tblHeader w:val="off"/>
        </w:trPr>
        <w:tc>
          <w:tcPr>
            <w:tcW w:type="dxa" w:w="459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Direksi</w:t>
            </w:r>
          </w:p>
        </w:tc>
        <w:tc>
          <w:tcPr>
            <w:tcW w:type="dxa" w:w="47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[nama dan jabatan ●]</w:t>
            </w:r>
          </w:p>
        </w:tc>
      </w:tr>
      <w:tr>
        <w:trPr>
          <w:cantSplit/>
          <w:tblHeader w:val="off"/>
        </w:trPr>
        <w:tc>
          <w:tcPr>
            <w:tcW w:type="dxa" w:w="459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Dewan Komisaris</w:t>
            </w:r>
          </w:p>
        </w:tc>
        <w:tc>
          <w:tcPr>
            <w:tcW w:type="dxa" w:w="47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[nama dan jabatan ●]</w:t>
            </w:r>
          </w:p>
        </w:tc>
      </w:tr>
      <w:tr>
        <w:trPr>
          <w:cantSplit/>
          <w:tblHeader w:val="off"/>
        </w:trPr>
        <w:tc>
          <w:tcPr>
            <w:tcW w:type="dxa" w:w="459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Dewan Pengawas Syariah (bila ada)</w:t>
            </w:r>
          </w:p>
        </w:tc>
        <w:tc>
          <w:tcPr>
            <w:tcW w:type="dxa" w:w="47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w:t>
            </w:r>
          </w:p>
        </w:tc>
      </w:tr>
      <w:tr>
        <w:trPr>
          <w:cantSplit/>
          <w:tblHeader w:val="off"/>
        </w:trPr>
        <w:tc>
          <w:tcPr>
            <w:tcW w:type="dxa" w:w="459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Keanggotaan asosiasi</w:t>
            </w:r>
          </w:p>
        </w:tc>
        <w:tc>
          <w:tcPr>
            <w:tcW w:type="dxa" w:w="47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[nama asosiasi penjualan langsung dan nomor anggota ●]</w:t>
            </w:r>
          </w:p>
        </w:tc>
      </w:tr>
    </w:tbl>
    <w:p>
      <w:pPr>
        <w:spacing w:after="120"/>
      </w:pPr>
    </w:p>
    <w:p>
      <w:pPr>
        <w:spacing w:after="120"/>
      </w:pPr>
      <w:r>
        <w:rPr>
          <w:b/>
          <w:bCs/>
        </w:rPr>
        <w:t xml:space="preserve">Struktur awal jaringan.</w:t>
      </w:r>
      <w:r>
        <w:t xml:space="preserve"> Tiga posisi pertama dalam jaringan, yaitu </w:t>
      </w:r>
      <w:r>
        <w:rPr>
          <w:b/>
          <w:bCs/>
        </w:rPr>
        <w:t xml:space="preserve">Mitrans 001</w:t>
      </w:r>
      <w:r>
        <w:t xml:space="preserve"> (puncak), </w:t>
      </w:r>
      <w:r>
        <w:rPr>
          <w:b/>
          <w:bCs/>
        </w:rPr>
        <w:t xml:space="preserve">Mitrans 002</w:t>
      </w:r>
      <w:r>
        <w:t xml:space="preserve"> (kiri), dan </w:t>
      </w:r>
      <w:r>
        <w:rPr>
          <w:b/>
          <w:bCs/>
        </w:rPr>
        <w:t xml:space="preserve">Mitrans 003</w:t>
      </w:r>
      <w:r>
        <w:t xml:space="preserve"> (kanan), dipegang Perusahaan sebagai akun struktural.</w:t>
      </w:r>
    </w:p>
    <w:p>
      <w:pPr>
        <w:pStyle w:val="ListParagraph"/>
        <w:numPr>
          <w:ilvl w:val="0"/>
          <w:numId w:val="2"/>
        </w:numPr>
        <w:spacing w:after="60"/>
      </w:pPr>
      <w:r>
        <w:t xml:space="preserve">Akun ini bukan Penjual Langsung, tidak pernah berstatus aktif, dan tidak dihitung dalam syarat maupun peringkat.</w:t>
      </w:r>
    </w:p>
    <w:p>
      <w:pPr>
        <w:pStyle w:val="ListParagraph"/>
        <w:numPr>
          <w:ilvl w:val="0"/>
          <w:numId w:val="2"/>
        </w:numPr>
        <w:spacing w:after="60"/>
      </w:pPr>
      <w:r>
        <w:t xml:space="preserve">Komisi dan bonus yang jatuh pada posisi tersebut tidak dibayarkan kepada siapa pun dan tetap menjadi pendapatan Perusahaan.</w:t>
      </w:r>
    </w:p>
    <w:p>
      <w:pPr>
        <w:pStyle w:val="Heading1"/>
        <w:pageBreakBefore/>
      </w:pPr>
      <w:r>
        <w:t xml:space="preserve">Bab 3. Produk dan Harga</w:t>
      </w:r>
    </w:p>
    <w:p>
      <w:pPr>
        <w:pStyle w:val="Heading2"/>
      </w:pPr>
      <w:r>
        <w:t xml:space="preserve">3.1 Produk</w:t>
      </w:r>
    </w:p>
    <w:p>
      <w:pPr>
        <w:spacing w:after="120"/>
      </w:pPr>
      <w:r>
        <w:t xml:space="preserve">Perusahaan hanya memasarkan satu produk melalui jaringan penjualan langsung, dalam dua bentuk pembelian: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10"/>
        <w:gridCol w:w="2820"/>
        <w:gridCol w:w="1410"/>
        <w:gridCol w:w="1410"/>
        <w:gridCol w:w="1316"/>
        <w:gridCol w:w="940"/>
      </w:tblGrid>
      <w:tr>
        <w:trPr>
          <w:cantSplit/>
          <w:tblHeader/>
        </w:trPr>
        <w:tc>
          <w:tcPr>
            <w:tcW w:type="dxa" w:w="1410"/>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Produk</w:t>
            </w:r>
          </w:p>
        </w:tc>
        <w:tc>
          <w:tcPr>
            <w:tcW w:type="dxa" w:w="2820"/>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Uraian</w:t>
            </w:r>
          </w:p>
        </w:tc>
        <w:tc>
          <w:tcPr>
            <w:tcW w:type="dxa" w:w="1410"/>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Harga (termasuk PPN)</w:t>
            </w:r>
          </w:p>
        </w:tc>
        <w:tc>
          <w:tcPr>
            <w:tcW w:type="dxa" w:w="1410"/>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Dasar pengenaan pajak</w:t>
            </w:r>
          </w:p>
        </w:tc>
        <w:tc>
          <w:tcPr>
            <w:tcW w:type="dxa" w:w="1316"/>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PPN</w:t>
            </w:r>
          </w:p>
        </w:tc>
        <w:tc>
          <w:tcPr>
            <w:tcW w:type="dxa" w:w="940"/>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Nilai poin</w:t>
            </w:r>
          </w:p>
        </w:tc>
      </w:tr>
      <w:tr>
        <w:trPr>
          <w:cantSplit/>
          <w:tblHeader w:val="off"/>
        </w:trPr>
        <w:tc>
          <w:tcPr>
            <w:tcW w:type="dxa" w:w="141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Lisensi Mitrans-Astra</w:t>
            </w:r>
          </w:p>
        </w:tc>
        <w:tc>
          <w:tcPr>
            <w:tcW w:type="dxa" w:w="282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Lisensi penggunaan perangkat lunak Platform Analisa Transaksi Saham Syariah, termasuk akses 3 bulan</w:t>
            </w:r>
          </w:p>
        </w:tc>
        <w:tc>
          <w:tcPr>
            <w:tcW w:type="dxa" w:w="141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Rp7.500.000</w:t>
            </w:r>
          </w:p>
        </w:tc>
        <w:tc>
          <w:tcPr>
            <w:tcW w:type="dxa" w:w="141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Rp6.756.757</w:t>
            </w:r>
          </w:p>
        </w:tc>
        <w:tc>
          <w:tcPr>
            <w:tcW w:type="dxa" w:w="13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Rp743.243</w:t>
            </w:r>
          </w:p>
        </w:tc>
        <w:tc>
          <w:tcPr>
            <w:tcW w:type="dxa" w:w="94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67,5 PV</w:t>
            </w:r>
          </w:p>
        </w:tc>
      </w:tr>
      <w:tr>
        <w:trPr>
          <w:cantSplit/>
          <w:tblHeader w:val="off"/>
        </w:trPr>
        <w:tc>
          <w:tcPr>
            <w:tcW w:type="dxa" w:w="141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Langganan Mitrans-Astra</w:t>
            </w:r>
          </w:p>
        </w:tc>
        <w:tc>
          <w:tcPr>
            <w:tcW w:type="dxa" w:w="282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Perpanjangan akses bulanan, mulai bulan ke-4 setelah aktivasi Lisensi</w:t>
            </w:r>
          </w:p>
        </w:tc>
        <w:tc>
          <w:tcPr>
            <w:tcW w:type="dxa" w:w="141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Rp399.000 per bulan</w:t>
            </w:r>
          </w:p>
        </w:tc>
        <w:tc>
          <w:tcPr>
            <w:tcW w:type="dxa" w:w="141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Rp359.459</w:t>
            </w:r>
          </w:p>
        </w:tc>
        <w:tc>
          <w:tcPr>
            <w:tcW w:type="dxa" w:w="13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Rp39.541</w:t>
            </w:r>
          </w:p>
        </w:tc>
        <w:tc>
          <w:tcPr>
            <w:tcW w:type="dxa" w:w="94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3,5 PV</w:t>
            </w:r>
          </w:p>
        </w:tc>
      </w:tr>
    </w:tbl>
    <w:p>
      <w:pPr>
        <w:spacing w:after="120"/>
      </w:pPr>
    </w:p>
    <w:p>
      <w:pPr>
        <w:spacing w:after="120"/>
      </w:pPr>
      <w:r>
        <w:t xml:space="preserve">Ketentuan produk:</w:t>
      </w:r>
    </w:p>
    <w:p>
      <w:pPr>
        <w:pStyle w:val="ListParagraph"/>
        <w:numPr>
          <w:ilvl w:val="0"/>
          <w:numId w:val="2"/>
        </w:numPr>
        <w:spacing w:after="60"/>
      </w:pPr>
      <w:r>
        <w:t xml:space="preserve">Harga sama untuk Mitra PLS dan Pelanggan, dan tercantum dalam Rupiah.</w:t>
      </w:r>
    </w:p>
    <w:p>
      <w:pPr>
        <w:pStyle w:val="ListParagraph"/>
        <w:numPr>
          <w:ilvl w:val="0"/>
          <w:numId w:val="2"/>
        </w:numPr>
        <w:spacing w:after="60"/>
      </w:pPr>
      <w:r>
        <w:t xml:space="preserve">Tidak ada opsi langganan tahunan.</w:t>
      </w:r>
    </w:p>
    <w:p>
      <w:pPr>
        <w:pStyle w:val="ListParagraph"/>
        <w:numPr>
          <w:ilvl w:val="0"/>
          <w:numId w:val="2"/>
        </w:numPr>
        <w:spacing w:after="60"/>
      </w:pPr>
      <w:r>
        <w:t xml:space="preserve">Langganan tanpa Lisensi belum tersedia.</w:t>
      </w:r>
    </w:p>
    <w:p>
      <w:pPr>
        <w:pStyle w:val="ListParagraph"/>
        <w:numPr>
          <w:ilvl w:val="0"/>
          <w:numId w:val="2"/>
        </w:numPr>
        <w:spacing w:after="60"/>
      </w:pPr>
      <w:r>
        <w:t xml:space="preserve">1 PV setara Rp100.000 omzet bersih, dan hanya dipakai untuk menghitung komisi dan bonus.</w:t>
      </w:r>
    </w:p>
    <w:p>
      <w:pPr>
        <w:pStyle w:val="Heading2"/>
      </w:pPr>
      <w:r>
        <w:t xml:space="preserve">3.2 Sifat produk</w:t>
      </w:r>
    </w:p>
    <w:p>
      <w:pPr>
        <w:pStyle w:val="ListParagraph"/>
        <w:numPr>
          <w:ilvl w:val="0"/>
          <w:numId w:val="2"/>
        </w:numPr>
        <w:spacing w:after="60"/>
      </w:pPr>
      <w:r>
        <w:t xml:space="preserve">Lisensi adalah hak menggunakan perangkat lunak, yaitu barang tidak berwujud. Lisensi dapat dialihkan kepada orang lain melalui aplikasi sesuai Syarat dan Ketentuan.</w:t>
      </w:r>
    </w:p>
    <w:p>
      <w:pPr>
        <w:pStyle w:val="ListParagraph"/>
        <w:numPr>
          <w:ilvl w:val="0"/>
          <w:numId w:val="2"/>
        </w:numPr>
        <w:spacing w:after="60"/>
      </w:pPr>
      <w:r>
        <w:t xml:space="preserve">Platform menyajikan data, alat analisis, dan materi edukasi pasar modal syariah.</w:t>
      </w:r>
    </w:p>
    <w:p>
      <w:pPr>
        <w:pStyle w:val="ListParagraph"/>
        <w:numPr>
          <w:ilvl w:val="0"/>
          <w:numId w:val="2"/>
        </w:numPr>
        <w:spacing w:after="60"/>
      </w:pPr>
      <w:r>
        <w:t xml:space="preserve">Platform </w:t>
      </w:r>
      <w:r>
        <w:rPr>
          <w:b/>
          <w:bCs/>
        </w:rPr>
        <w:t xml:space="preserve">tidak</w:t>
      </w:r>
      <w:r>
        <w:t xml:space="preserve"> memberikan rekomendasi atau sinyal beli/jual efek, tidak melakukan transaksi otomatis, tidak mengelola dana, dan tidak menjanjikan keuntungan.</w:t>
      </w:r>
    </w:p>
    <w:p>
      <w:pPr>
        <w:pStyle w:val="ListParagraph"/>
        <w:numPr>
          <w:ilvl w:val="0"/>
          <w:numId w:val="2"/>
        </w:numPr>
        <w:spacing w:after="60"/>
      </w:pPr>
      <w:r>
        <w:t xml:space="preserve">Keputusan investasi sepenuhnya menjadi tanggung jawab pengguna.</w:t>
      </w:r>
    </w:p>
    <w:p>
      <w:pPr>
        <w:pStyle w:val="Heading2"/>
      </w:pPr>
      <w:r>
        <w:t xml:space="preserve">3.3 Izin, pendaftaran, dan hak distribusi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blHeader/>
        </w:trPr>
        <w:tc>
          <w:tcPr>
            <w:tcW w:type="dxa" w:w="4653"/>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Keterangan</w:t>
            </w:r>
          </w:p>
        </w:tc>
        <w:tc>
          <w:tcPr>
            <w:tcW w:type="dxa" w:w="4653"/>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Isi</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Tanda Daftar Penyelenggara Sistem Elektronik</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[nomor ●]</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Pendaftaran merek "Mitrans-Astra"</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[nomor permohonan atau sertifikat ●]</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Hak cipta perangkat lunak</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[nomor pencatatan ●]</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Hak distribusi eksklusif</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[dasar: kepemilikan merek dan hak cipta, atau perjanjian distribusi eksklusif ●]</w:t>
            </w:r>
          </w:p>
        </w:tc>
      </w:tr>
    </w:tbl>
    <w:p>
      <w:pPr>
        <w:spacing w:after="120"/>
      </w:pPr>
    </w:p>
    <w:p>
      <w:pPr>
        <w:pStyle w:val="Heading1"/>
        <w:pageBreakBefore/>
      </w:pPr>
      <w:r>
        <w:t xml:space="preserve">Bab 4. Jenis Program</w:t>
      </w:r>
    </w:p>
    <w:p>
      <w:pPr>
        <w:spacing w:after="120"/>
      </w:pPr>
      <w:r>
        <w:t xml:space="preserve">Program ini adalah </w:t>
      </w:r>
      <w:r>
        <w:rPr>
          <w:b/>
          <w:bCs/>
        </w:rPr>
        <w:t xml:space="preserve">penjualan langsung berjenjang (multi level)</w:t>
      </w:r>
      <w:r>
        <w:t xml:space="preserve"> dengan </w:t>
      </w:r>
      <w:r>
        <w:rPr>
          <w:b/>
          <w:bCs/>
        </w:rPr>
        <w:t xml:space="preserve">jaringan biner</w:t>
      </w:r>
      <w:r>
        <w:t xml:space="preserve">. Setiap posisi memiliki dua kaki, kiri dan kanan.</w:t>
      </w:r>
    </w:p>
    <w:p>
      <w:pPr>
        <w:spacing w:after="120"/>
      </w:pPr>
      <w:r>
        <w:t xml:space="preserve">Program terdiri atas dua bagian: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131"/>
        <w:gridCol w:w="3395"/>
        <w:gridCol w:w="4780"/>
      </w:tblGrid>
      <w:tr>
        <w:trPr>
          <w:cantSplit/>
          <w:tblHeader/>
        </w:trPr>
        <w:tc>
          <w:tcPr>
            <w:tcW w:type="dxa" w:w="1131"/>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Bagian</w:t>
            </w:r>
          </w:p>
        </w:tc>
        <w:tc>
          <w:tcPr>
            <w:tcW w:type="dxa" w:w="3395"/>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Sumber omzet</w:t>
            </w:r>
          </w:p>
        </w:tc>
        <w:tc>
          <w:tcPr>
            <w:tcW w:type="dxa" w:w="4780"/>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Isi</w:t>
            </w:r>
          </w:p>
        </w:tc>
      </w:tr>
      <w:tr>
        <w:trPr>
          <w:cantSplit/>
          <w:tblHeader w:val="off"/>
        </w:trPr>
        <w:tc>
          <w:tcPr>
            <w:tcW w:type="dxa" w:w="113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Plan A</w:t>
            </w:r>
          </w:p>
        </w:tc>
        <w:tc>
          <w:tcPr>
            <w:tcW w:type="dxa" w:w="339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Penjualan Lisensi</w:t>
            </w:r>
          </w:p>
        </w:tc>
        <w:tc>
          <w:tcPr>
            <w:tcW w:type="dxa" w:w="478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Sponsor, Bonus Layanan Berkah, Bonus Level, Bonus Pasangan, Bonus Pembinaan, Bonus Prestasi Peringkat, Royalti, Pool Aktif</w:t>
            </w:r>
          </w:p>
        </w:tc>
      </w:tr>
      <w:tr>
        <w:trPr>
          <w:cantSplit/>
          <w:tblHeader w:val="off"/>
        </w:trPr>
        <w:tc>
          <w:tcPr>
            <w:tcW w:type="dxa" w:w="113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Plan B</w:t>
            </w:r>
          </w:p>
        </w:tc>
        <w:tc>
          <w:tcPr>
            <w:tcW w:type="dxa" w:w="339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Penjualan Langganan bulanan</w:t>
            </w:r>
          </w:p>
        </w:tc>
        <w:tc>
          <w:tcPr>
            <w:tcW w:type="dxa" w:w="478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Komisi Langganan, Pasangan Langganan (Pasangan RO), Royalti Langganan (Royalti RO)</w:t>
            </w:r>
          </w:p>
        </w:tc>
      </w:tr>
    </w:tbl>
    <w:p>
      <w:pPr>
        <w:spacing w:after="120"/>
      </w:pPr>
    </w:p>
    <w:p>
      <w:pPr>
        <w:spacing w:after="120"/>
      </w:pPr>
      <w:r>
        <w:t xml:space="preserve">Ciri pengaman program:</w:t>
      </w:r>
    </w:p>
    <w:p>
      <w:pPr>
        <w:pStyle w:val="ListParagraph"/>
        <w:numPr>
          <w:ilvl w:val="0"/>
          <w:numId w:val="2"/>
        </w:numPr>
        <w:spacing w:after="60"/>
      </w:pPr>
      <w:r>
        <w:t xml:space="preserve">Bonus jaringan hanya dihitung </w:t>
      </w:r>
      <w:r>
        <w:rPr>
          <w:b/>
          <w:bCs/>
        </w:rPr>
        <w:t xml:space="preserve">sampai 10 level</w:t>
      </w:r>
      <w:r>
        <w:t xml:space="preserve"> di bawah setiap Mitra PLS.</w:t>
      </w:r>
    </w:p>
    <w:p>
      <w:pPr>
        <w:pStyle w:val="ListParagraph"/>
        <w:numPr>
          <w:ilvl w:val="0"/>
          <w:numId w:val="2"/>
        </w:numPr>
        <w:spacing w:after="60"/>
      </w:pPr>
      <w:r>
        <w:t xml:space="preserve">Ada plafon bulanan, batas per orang, dan syarat aktif bulanan (Bab 9 dan Bab 12).</w:t>
      </w:r>
    </w:p>
    <w:p>
      <w:pPr>
        <w:spacing w:after="120"/>
        <w:rPr>
          <w:ins w:id="9006" w:author="Claude (draf untuk Coach Doddy)" w:date="2026-10-27T12:00:00Z"/>
        </w:rPr>
      </w:pPr>
      <w:ins w:id="9007" w:author="Claude (draf untuk Coach Doddy)" w:date="2026-10-27T12:00:00Z">
        <w:r>
          <w:rPr>
            <w:b/>
            <w:bCs/>
          </w:rPr>
          <w:t xml:space="preserve">Penempatan posisi.</w:t>
        </w:r>
      </w:ins>
      <w:ins w:id="9008" w:author="Claude (draf untuk Coach Doddy)" w:date="2026-10-27T12:00:00Z">
        <w:r>
          <w:t xml:space="preserve"> Posisi Mitra PLS baru ditempatkan di bawah posisi Sponsor-nya, pada kaki yang jumlah Lisensinya lebih sedikit, di ujung terluar kaki itu. Bila jumlah Lisensi kedua kaki sama, posisi ditempatkan di kaki kiri. Penempatan dilakukan otomatis oleh sistem dan tercatat di kantor maya.</w:t>
        </w:r>
      </w:ins>
    </w:p>
    <w:p>
      <w:pPr>
        <w:pStyle w:val="Heading1"/>
        <w:pageBreakBefore/>
      </w:pPr>
      <w:r>
        <w:t xml:space="preserve">Bab 5. Keanggotaan dan Biaya Pendaftaran</w:t>
      </w:r>
    </w:p>
    <w:p>
      <w:pPr>
        <w:pStyle w:val="Heading2"/>
      </w:pPr>
      <w:r>
        <w:t xml:space="preserve">5.1 Biaya pendaftaran</w:t>
      </w:r>
    </w:p>
    <w:p>
      <w:pPr>
        <w:spacing w:after="120"/>
      </w:pPr>
      <w:r>
        <w:rPr>
          <w:b/>
          <w:bCs/>
        </w:rPr>
        <w:t xml:space="preserve">Pendaftaran Mitra PLS tidak dipungut biaya (Rp0).</w:t>
      </w:r>
      <w:r>
        <w:t xml:space="preserve"> Pendaftaran tidak mewajibkan pembelian Lisensi, Langganan, atau barang lain.</w:t>
      </w:r>
    </w:p>
    <w:p>
      <w:pPr>
        <w:pStyle w:val="Heading2"/>
      </w:pPr>
      <w:r>
        <w:t xml:space="preserve">5.2 Persyaratan Mitra PLS</w:t>
      </w:r>
    </w:p>
    <w:p>
      <w:pPr>
        <w:pStyle w:val="ListParagraph"/>
        <w:numPr>
          <w:ilvl w:val="0"/>
          <w:numId w:val="4"/>
        </w:numPr>
        <w:spacing w:after="60"/>
      </w:pPr>
      <w:r>
        <w:t xml:space="preserve">Berusia paling rendah 18 tahun atau sudah cakap hukum.</w:t>
      </w:r>
    </w:p>
    <w:p>
      <w:pPr>
        <w:pStyle w:val="ListParagraph"/>
        <w:numPr>
          <w:ilvl w:val="0"/>
          <w:numId w:val="4"/>
        </w:numPr>
        <w:spacing w:after="60"/>
      </w:pPr>
      <w:r>
        <w:t xml:space="preserve">Memiliki KTP elektronik yang masih berlaku. Satu Nomor Induk Kependudukan (NIK) hanya untuk satu akun Mitra PLS.</w:t>
      </w:r>
    </w:p>
    <w:p>
      <w:pPr>
        <w:pStyle w:val="ListParagraph"/>
        <w:numPr>
          <w:ilvl w:val="0"/>
          <w:numId w:val="4"/>
        </w:numPr>
        <w:spacing w:after="60"/>
      </w:pPr>
      <w:r>
        <w:t xml:space="preserve">Memiliki rekening bank atas nama sendiri untuk menerima komisi dan bonus.</w:t>
      </w:r>
    </w:p>
    <w:p>
      <w:pPr>
        <w:pStyle w:val="ListParagraph"/>
        <w:numPr>
          <w:ilvl w:val="0"/>
          <w:numId w:val="4"/>
        </w:numPr>
        <w:spacing w:after="60"/>
      </w:pPr>
      <w:r>
        <w:t xml:space="preserve">Membaca serta menyetujui Rencana Pemasaran, Kode Etik, dan Syarat dan Ketentuan secara elektronik.</w:t>
      </w:r>
    </w:p>
    <w:p>
      <w:pPr>
        <w:pStyle w:val="ListParagraph"/>
        <w:numPr>
          <w:ilvl w:val="0"/>
          <w:numId w:val="4"/>
        </w:numPr>
        <w:spacing w:after="60"/>
      </w:pPr>
      <w:r>
        <w:t xml:space="preserve">Tidak sedang menjalani sanksi pemutusan keanggotaan dari Perusahaan.</w:t>
      </w:r>
    </w:p>
    <w:p>
      <w:pPr>
        <w:pStyle w:val="Heading2"/>
      </w:pPr>
      <w:r>
        <w:t xml:space="preserve">5.3 Masa pertimbangan</w:t>
      </w:r>
    </w:p>
    <w:p>
      <w:pPr>
        <w:spacing w:after="120"/>
      </w:pPr>
      <w:r>
        <w:t xml:space="preserve">Setelah mendaftar, Mitra PLS memiliki masa pertimbangan </w:t>
      </w:r>
      <w:r>
        <w:rPr>
          <w:b/>
          <w:bCs/>
        </w:rPr>
        <w:t xml:space="preserve">10 hari kerja</w:t>
      </w:r>
      <w:r>
        <w:t xml:space="preserve">. Dalam masa ini, Mitra PLS dapat membatalkan keanggotaannya. Bila ia membeli Lisensi dalam masa itu, ia berhak atas pengembalian dana sesuai Bab 13.</w:t>
      </w:r>
    </w:p>
    <w:p>
      <w:pPr>
        <w:pStyle w:val="Heading2"/>
      </w:pPr>
      <w:r>
        <w:t xml:space="preserve">5.4 Mitra PLS dengan dan tanpa Lisensi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260"/>
        <w:gridCol w:w="2018"/>
        <w:gridCol w:w="3028"/>
      </w:tblGrid>
      <w:tr>
        <w:trPr>
          <w:cantSplit/>
          <w:tblHeader/>
        </w:trPr>
        <w:tc>
          <w:tcPr>
            <w:tcW w:type="dxa" w:w="4260"/>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
            </w:r>
          </w:p>
        </w:tc>
        <w:tc>
          <w:tcPr>
            <w:tcW w:type="dxa" w:w="2018"/>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Mitra PLS tanpa Lisensi</w:t>
            </w:r>
          </w:p>
        </w:tc>
        <w:tc>
          <w:tcPr>
            <w:tcW w:type="dxa" w:w="3028"/>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Mitra PLS pemegang Lisensi</w:t>
            </w:r>
          </w:p>
        </w:tc>
      </w:tr>
      <w:tr>
        <w:trPr>
          <w:cantSplit/>
          <w:tblHeader w:val="off"/>
        </w:trPr>
        <w:tc>
          <w:tcPr>
            <w:tcW w:type="dxa" w:w="426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Boleh memasarkan Lisensi dan Langganan</w:t>
            </w:r>
          </w:p>
        </w:tc>
        <w:tc>
          <w:tcPr>
            <w:tcW w:type="dxa" w:w="201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Ya</w:t>
            </w:r>
          </w:p>
        </w:tc>
        <w:tc>
          <w:tcPr>
            <w:tcW w:type="dxa" w:w="302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Ya</w:t>
            </w:r>
          </w:p>
        </w:tc>
      </w:tr>
      <w:tr>
        <w:trPr>
          <w:cantSplit/>
          <w:tblHeader w:val="off"/>
        </w:trPr>
        <w:tc>
          <w:tcPr>
            <w:tcW w:type="dxa" w:w="426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Sponsor dan Bonus Layanan Berkah</w:t>
            </w:r>
          </w:p>
        </w:tc>
        <w:tc>
          <w:tcPr>
            <w:tcW w:type="dxa" w:w="201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Ya</w:t>
            </w:r>
          </w:p>
        </w:tc>
        <w:tc>
          <w:tcPr>
            <w:tcW w:type="dxa" w:w="302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Ya</w:t>
            </w:r>
          </w:p>
        </w:tc>
      </w:tr>
      <w:tr>
        <w:trPr>
          <w:cantSplit/>
          <w:tblHeader w:val="off"/>
        </w:trPr>
        <w:tc>
          <w:tcPr>
            <w:tcW w:type="dxa" w:w="426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Posisi dalam jaringan biner (Bonus Level, Pasangan, Pembinaan, Prestasi Peringkat, Royalti, Pool Aktif)</w:t>
            </w:r>
          </w:p>
        </w:tc>
        <w:tc>
          <w:tcPr>
            <w:tcW w:type="dxa" w:w="201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Tidak</w:t>
            </w:r>
          </w:p>
        </w:tc>
        <w:tc>
          <w:tcPr>
            <w:tcW w:type="dxa" w:w="302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Ya</w:t>
            </w:r>
          </w:p>
        </w:tc>
      </w:tr>
      <w:tr>
        <w:trPr>
          <w:cantSplit/>
          <w:tblHeader w:val="off"/>
        </w:trPr>
        <w:tc>
          <w:tcPr>
            <w:tcW w:type="dxa" w:w="426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Plan B</w:t>
            </w:r>
          </w:p>
        </w:tc>
        <w:tc>
          <w:tcPr>
            <w:tcW w:type="dxa" w:w="201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Tidak</w:t>
            </w:r>
          </w:p>
        </w:tc>
        <w:tc>
          <w:tcPr>
            <w:tcW w:type="dxa" w:w="302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Ya, bila Langganannya aktif</w:t>
            </w:r>
          </w:p>
        </w:tc>
      </w:tr>
    </w:tbl>
    <w:p>
      <w:pPr>
        <w:spacing w:after="120"/>
      </w:pPr>
    </w:p>
    <w:p>
      <w:pPr>
        <w:spacing w:after="120"/>
      </w:pPr>
      <w:r>
        <w:t xml:space="preserve">Posisi jaringan diberikan pada saat Mitra PLS mengaktifkan Lisensi pertamanya, karena volume jaringan dihitung dari Lisensi yang benar-benar terjual. Pelanggan yang kemudian mendaftar sebagai Mitra PLS dapat memperoleh posisi jaringan melalui konversi Lisensi (bagian 5.5).</w:t>
      </w:r>
    </w:p>
    <w:p>
      <w:pPr>
        <w:spacing w:after="120"/>
        <w:rPr>
          <w:ins w:id="9009" w:author="Claude (draf untuk Coach Doddy)" w:date="2026-10-27T12:00:00Z"/>
        </w:rPr>
      </w:pPr>
      <w:ins w:id="9010" w:author="Claude (draf untuk Coach Doddy)" w:date="2026-10-27T12:00:00Z">
        <w:r>
          <w:t xml:space="preserve">Bila Sponsor belum memegang Lisensi, posisi Mitra PLS baru ditempatkan di bawah posisi terdekat pada garis Sponsor-nya (Sponsor dari Sponsor, dan seterusnya) dengan aturan penempatan Bab 4. Lisensi yang dijual Mitra PLS tanpa Lisensi kepada Pelanggan dicatat pada posisi terdekat yang sama untuk perhitungan volume upline. Bonus Sponsor dan Bonus Layanan Berkah tetap dibayar kepada Mitra PLS penjual.</w:t>
        </w:r>
      </w:ins>
    </w:p>
    <w:p>
      <w:pPr>
        <w:pStyle w:val="Heading2"/>
      </w:pPr>
      <w:r>
        <w:t xml:space="preserve">5.5 Konversi Lisensi Pelanggan</w:t>
      </w:r>
    </w:p>
    <w:p>
      <w:pPr>
        <w:spacing w:after="120"/>
      </w:pPr>
      <w:r>
        <w:t xml:space="preserve">Pelanggan yang mendaftar sebagai Mitra PLS paling lambat </w:t>
      </w:r>
      <w:r>
        <w:rPr>
          <w:b/>
          <w:bCs/>
        </w:rPr>
        <w:t xml:space="preserve">60 hari</w:t>
      </w:r>
      <w:r>
        <w:t xml:space="preserve"> sejak tanggal pembelian Lisensinya dapat mengonversi Lisensi itu menjadi Lisensi Mitra PLS. Konversi tidak memerlukan pembelian baru.</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08"/>
        <w:gridCol w:w="6098"/>
      </w:tblGrid>
      <w:tr>
        <w:trPr>
          <w:cantSplit/>
          <w:tblHeader/>
        </w:trPr>
        <w:tc>
          <w:tcPr>
            <w:tcW w:type="dxa" w:w="3208"/>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Hal</w:t>
            </w:r>
          </w:p>
        </w:tc>
        <w:tc>
          <w:tcPr>
            <w:tcW w:type="dxa" w:w="6098"/>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Ketentuan</w:t>
            </w:r>
          </w:p>
        </w:tc>
      </w:tr>
      <w:tr>
        <w:trPr>
          <w:cantSplit/>
          <w:tblHeader w:val="off"/>
        </w:trPr>
        <w:tc>
          <w:tcPr>
            <w:tcW w:type="dxa" w:w="320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Posisi jaringan</w:t>
            </w:r>
          </w:p>
        </w:tc>
        <w:tc>
          <w:tcPr>
            <w:tcW w:type="dxa" w:w="609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Dibuat pada tanggal konversi, dengan Sponsor yang sama, yaitu Mitra PLS yang menjual Lisensi itu</w:t>
            </w:r>
          </w:p>
        </w:tc>
      </w:tr>
      <w:tr>
        <w:trPr>
          <w:cantSplit/>
          <w:tblHeader w:val="off"/>
        </w:trPr>
        <w:tc>
          <w:tcPr>
            <w:tcW w:type="dxa" w:w="320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Penjualan baru</w:t>
            </w:r>
          </w:p>
        </w:tc>
        <w:tc>
          <w:tcPr>
            <w:tcW w:type="dxa" w:w="609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Lisensi itu tetap dihitung satu kali sebagai penjualan baru Sponsor, pada bulan pembeliannya</w:t>
            </w:r>
          </w:p>
        </w:tc>
      </w:tr>
      <w:tr>
        <w:trPr>
          <w:cantSplit/>
          <w:tblHeader w:val="off"/>
        </w:trPr>
        <w:tc>
          <w:tcPr>
            <w:tcW w:type="dxa" w:w="320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Sponsor</w:t>
            </w:r>
          </w:p>
        </w:tc>
        <w:tc>
          <w:tcPr>
            <w:tcW w:type="dxa" w:w="609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Tidak dibayar lagi</w:t>
            </w:r>
          </w:p>
        </w:tc>
      </w:tr>
      <w:tr>
        <w:trPr>
          <w:cantSplit/>
          <w:tblHeader w:val="off"/>
        </w:trPr>
        <w:tc>
          <w:tcPr>
            <w:tcW w:type="dxa" w:w="320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Layanan Berkah</w:t>
            </w:r>
          </w:p>
        </w:tc>
        <w:tc>
          <w:tcPr>
            <w:tcW w:type="dxa" w:w="609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Tetap dibayar kepada Sponsor bila syaratnya terpenuhi (bagian 9.2)</w:t>
            </w:r>
          </w:p>
        </w:tc>
      </w:tr>
      <w:tr>
        <w:trPr>
          <w:cantSplit/>
          <w:tblHeader w:val="off"/>
        </w:trPr>
        <w:tc>
          <w:tcPr>
            <w:tcW w:type="dxa" w:w="320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Volume jaringan</w:t>
            </w:r>
          </w:p>
        </w:tc>
        <w:tc>
          <w:tcPr>
            <w:tcW w:type="dxa" w:w="609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Upline yang sudah menghitung Lisensi itu tidak menghitungnya lagi. </w:t>
            </w:r>
            <w:del w:id="9011" w:author="Claude (draf untuk Coach Doddy)" w:date="2026-10-27T12:00:00Z">
              <w:r>
                <w:rPr>
                  <w:sz w:val="19"/>
                  <w:szCs w:val="19"/>
                </w:rPr>
                <w:delText xml:space="preserve">Bagi Sponsor, Lisensi itu mulai dihitung di kakinya pada tanggal konversi</w:delText>
              </w:r>
            </w:del>
            <w:ins w:id="9012" w:author="Claude (draf untuk Coach Doddy)" w:date="2026-10-27T12:00:00Z">
              <w:r>
                <w:rPr>
                  <w:sz w:val="19"/>
                  <w:szCs w:val="19"/>
                </w:rPr>
                <w:t xml:space="preserve">Sponsor, serta upline di antara posisi baru dan Sponsor yang belum pernah menghitungnya, mulai menghitung Lisensi itu di kakinya pada tanggal konversi. Setiap Lisensi dihitung paling banyak satu kali oleh setiap upline</w:t>
              </w:r>
            </w:ins>
          </w:p>
        </w:tc>
      </w:tr>
      <w:tr>
        <w:trPr>
          <w:cantSplit/>
          <w:tblHeader w:val="off"/>
        </w:trPr>
        <w:tc>
          <w:tcPr>
            <w:tcW w:type="dxa" w:w="320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Level</w:t>
            </w:r>
          </w:p>
        </w:tc>
        <w:tc>
          <w:tcPr>
            <w:tcW w:type="dxa" w:w="609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Berlaku seperti Lisensi Mitra PLS lainnya, sejak tanggal konversi</w:t>
            </w:r>
          </w:p>
        </w:tc>
      </w:tr>
    </w:tbl>
    <w:p>
      <w:pPr>
        <w:spacing w:after="120"/>
      </w:pPr>
    </w:p>
    <w:p>
      <w:pPr>
        <w:spacing w:after="120"/>
      </w:pPr>
      <w:r>
        <w:t xml:space="preserve">Bila lewat 60 hari, Lisensi tetap tercatat sebagai Lisensi Pelanggan. Posisi jaringan diberikan saat Mitra PLS itu mengaktifkan Lisensi berikutnya.</w:t>
      </w:r>
    </w:p>
    <w:p>
      <w:pPr>
        <w:pStyle w:val="Heading1"/>
        <w:pageBreakBefore/>
      </w:pPr>
      <w:r>
        <w:t xml:space="preserve">Bab 6. Paket Perdana Digital</w:t>
      </w:r>
    </w:p>
    <w:p>
      <w:pPr>
        <w:spacing w:after="120"/>
      </w:pPr>
      <w:r>
        <w:t xml:space="preserve">Setiap Mitra PLS menerima paket perdana digital </w:t>
      </w:r>
      <w:r>
        <w:rPr>
          <w:b/>
          <w:bCs/>
        </w:rPr>
        <w:t xml:space="preserve">tanpa biaya</w:t>
      </w:r>
      <w:r>
        <w:t xml:space="preserve"> melalui akun mitrans.id, berisi:</w:t>
      </w:r>
    </w:p>
    <w:p>
      <w:pPr>
        <w:pStyle w:val="ListParagraph"/>
        <w:numPr>
          <w:ilvl w:val="0"/>
          <w:numId w:val="5"/>
        </w:numPr>
        <w:spacing w:after="60"/>
      </w:pPr>
      <w:r>
        <w:t xml:space="preserve">Rencana Pemasaran ini.</w:t>
      </w:r>
    </w:p>
    <w:p>
      <w:pPr>
        <w:pStyle w:val="ListParagraph"/>
        <w:numPr>
          <w:ilvl w:val="0"/>
          <w:numId w:val="5"/>
        </w:numPr>
        <w:spacing w:after="60"/>
      </w:pPr>
      <w:r>
        <w:t xml:space="preserve">Kode Etik Mitra PLS.</w:t>
      </w:r>
    </w:p>
    <w:p>
      <w:pPr>
        <w:pStyle w:val="ListParagraph"/>
        <w:numPr>
          <w:ilvl w:val="0"/>
          <w:numId w:val="5"/>
        </w:numPr>
        <w:spacing w:after="60"/>
      </w:pPr>
      <w:r>
        <w:t xml:space="preserve">Syarat dan Ketentuan, termasuk Ketentuan Kemitraan.</w:t>
      </w:r>
    </w:p>
    <w:p>
      <w:pPr>
        <w:pStyle w:val="ListParagraph"/>
        <w:numPr>
          <w:ilvl w:val="0"/>
          <w:numId w:val="5"/>
        </w:numPr>
        <w:spacing w:after="60"/>
      </w:pPr>
      <w:r>
        <w:t xml:space="preserve">Panduan produk dan cara penggunaan platform.</w:t>
      </w:r>
    </w:p>
    <w:p>
      <w:pPr>
        <w:pStyle w:val="ListParagraph"/>
        <w:numPr>
          <w:ilvl w:val="0"/>
          <w:numId w:val="5"/>
        </w:numPr>
        <w:spacing w:after="60"/>
      </w:pPr>
      <w:r>
        <w:t xml:space="preserve">Materi pelatihan dasar dan daftar periksa orientasi pelanggan.</w:t>
      </w:r>
    </w:p>
    <w:p>
      <w:pPr>
        <w:pStyle w:val="ListParagraph"/>
        <w:numPr>
          <w:ilvl w:val="0"/>
          <w:numId w:val="5"/>
        </w:numPr>
        <w:spacing w:after="60"/>
      </w:pPr>
      <w:r>
        <w:t xml:space="preserve">Akses kantor maya (back office) untuk memantau penjualan, jaringan, status aktif, dan bonus.</w:t>
      </w:r>
    </w:p>
    <w:p>
      <w:pPr>
        <w:pStyle w:val="ListParagraph"/>
        <w:numPr>
          <w:ilvl w:val="0"/>
          <w:numId w:val="5"/>
        </w:numPr>
        <w:spacing w:after="60"/>
      </w:pPr>
      <w:r>
        <w:t xml:space="preserve">Tautan rujukan pribadi untuk penjualan di affiliatemarketing.network, yang aktif setelah Mitra PLS lulus kuis singkat tentang Kode Etik. Kuis tersedia di Kelas Kemitraan dan secara daring, tanpa biaya.</w:t>
      </w:r>
    </w:p>
    <w:p>
      <w:pPr>
        <w:pStyle w:val="Heading1"/>
        <w:pageBreakBefore/>
      </w:pPr>
      <w:r>
        <w:t xml:space="preserve">Bab 7. Alur Penjualan</w:t>
      </w:r>
    </w:p>
    <w:p>
      <w:pPr>
        <w:pStyle w:val="ListParagraph"/>
        <w:numPr>
          <w:ilvl w:val="0"/>
          <w:numId w:val="6"/>
        </w:numPr>
        <w:spacing w:after="60"/>
      </w:pPr>
      <w:r>
        <w:rPr>
          <w:b/>
          <w:bCs/>
        </w:rPr>
        <w:t xml:space="preserve">Penjelasan awal.</w:t>
      </w:r>
      <w:r>
        <w:t xml:space="preserve"> Sebelum mendaftarkan calon Mitra PLS, Perusahaan dan Mitra PLS memberikan keterangan lisan dan tertulis tentang identitas Perusahaan, produk, Rencana Pemasaran, dan Kode Etik. Halaman pendaftaran mitrans.id menampilkan seluruh dokumen ini sebelum persetujuan diberikan.</w:t>
      </w:r>
    </w:p>
    <w:p>
      <w:pPr>
        <w:pStyle w:val="ListParagraph"/>
        <w:numPr>
          <w:ilvl w:val="0"/>
          <w:numId w:val="6"/>
        </w:numPr>
        <w:spacing w:after="60"/>
      </w:pPr>
      <w:r>
        <w:rPr>
          <w:b/>
          <w:bCs/>
        </w:rPr>
        <w:t xml:space="preserve">Pendaftaran</w:t>
      </w:r>
      <w:r>
        <w:t xml:space="preserve"> di mitrans.id, melalui tautan rujukan Mitra PLS di affiliatemarketing.network atau langsung, beserta verifikasi identitas.</w:t>
      </w:r>
    </w:p>
    <w:p>
      <w:pPr>
        <w:pStyle w:val="ListParagraph"/>
        <w:numPr>
          <w:ilvl w:val="0"/>
          <w:numId w:val="6"/>
        </w:numPr>
        <w:spacing w:after="60"/>
      </w:pPr>
      <w:r>
        <w:rPr>
          <w:b/>
          <w:bCs/>
        </w:rPr>
        <w:t xml:space="preserve">Pembelian.</w:t>
      </w:r>
      <w:r>
        <w:t xml:space="preserve"> Lisensi dan Langganan dibeli melalui tautan rujukan Mitra PLS. Pembayaran dilakukan hanya ke rekening resmi Perusahaan, bukan ke rekening pribadi Mitra PLS.</w:t>
      </w:r>
    </w:p>
    <w:p>
      <w:pPr>
        <w:pStyle w:val="ListParagraph"/>
        <w:numPr>
          <w:ilvl w:val="0"/>
          <w:numId w:val="6"/>
        </w:numPr>
        <w:spacing w:after="60"/>
      </w:pPr>
      <w:r>
        <w:rPr>
          <w:b/>
          <w:bCs/>
        </w:rPr>
        <w:t xml:space="preserve">Aktivasi.</w:t>
      </w:r>
      <w:r>
        <w:t xml:space="preserve"> Lisensi aktif setelah pembayaran diterima. Pembeli menerima bukti pembelian dan faktur.</w:t>
      </w:r>
    </w:p>
    <w:p>
      <w:pPr>
        <w:pStyle w:val="ListParagraph"/>
        <w:numPr>
          <w:ilvl w:val="0"/>
          <w:numId w:val="6"/>
        </w:numPr>
        <w:spacing w:after="60"/>
      </w:pPr>
      <w:r>
        <w:rPr>
          <w:b/>
          <w:bCs/>
        </w:rPr>
        <w:t xml:space="preserve">Pendampingan orientasi.</w:t>
      </w:r>
      <w:r>
        <w:t xml:space="preserve"> Dalam 7 hari setelah pembelian, Mitra PLS yang menjual mendampingi pembeli: aktivasi akun, pengenalan fitur, dan etika penggunaan. Pembeli mengonfirmasi pendampingan ini di aplikasi.</w:t>
      </w:r>
    </w:p>
    <w:p>
      <w:pPr>
        <w:pStyle w:val="ListParagraph"/>
        <w:numPr>
          <w:ilvl w:val="0"/>
          <w:numId w:val="6"/>
        </w:numPr>
        <w:spacing w:after="60"/>
      </w:pPr>
      <w:r>
        <w:rPr>
          <w:b/>
          <w:bCs/>
        </w:rPr>
        <w:t xml:space="preserve">Pelatihan pengguna.</w:t>
      </w:r>
      <w:r>
        <w:t xml:space="preserve"> Perusahaan menyelenggarakan workshop pelatihan 2 hari setiap bulan bagi pemegang Lisensi, serta kelas daring pengganti bagi yang tidak dapat hadir. Pelatihan ini tidak dipungut biaya, tidak dijual, dan bukan bagian dari harga Lisensi. Pada hari ke-2, peserta yang berminat menerima penjelasan lengkap tentang kemitraan (Kelas Kemitraan). Mendaftar sebagai Mitra PLS tetap pilihan bebas.</w:t>
      </w:r>
    </w:p>
    <w:p>
      <w:pPr>
        <w:pStyle w:val="ListParagraph"/>
        <w:numPr>
          <w:ilvl w:val="0"/>
          <w:numId w:val="6"/>
        </w:numPr>
        <w:spacing w:after="60"/>
      </w:pPr>
      <w:r>
        <w:rPr>
          <w:b/>
          <w:bCs/>
        </w:rPr>
        <w:t xml:space="preserve">Langganan.</w:t>
      </w:r>
      <w:r>
        <w:t xml:space="preserve"> Mulai bulan ke-4, pembeli dapat melanjutkan Langganan bulanan atas persetujuannya sendiri. Pembeli dapat berhenti kapan saja.</w:t>
      </w:r>
    </w:p>
    <w:p>
      <w:pPr>
        <w:spacing w:after="120"/>
      </w:pPr>
      <w:r>
        <w:t xml:space="preserve">Larangan saluran penjualan:</w:t>
      </w:r>
    </w:p>
    <w:p>
      <w:pPr>
        <w:pStyle w:val="ListParagraph"/>
        <w:numPr>
          <w:ilvl w:val="0"/>
          <w:numId w:val="2"/>
        </w:numPr>
        <w:spacing w:after="60"/>
      </w:pPr>
      <w:r>
        <w:t xml:space="preserve">Perusahaan tidak menjual langsung kepada konsumen tanpa melalui Mitra PLS.</w:t>
      </w:r>
    </w:p>
    <w:p>
      <w:pPr>
        <w:pStyle w:val="ListParagraph"/>
        <w:numPr>
          <w:ilvl w:val="0"/>
          <w:numId w:val="2"/>
        </w:numPr>
        <w:spacing w:after="60"/>
      </w:pPr>
      <w:r>
        <w:t xml:space="preserve">Produk tidak dijual melalui saluran distribusi tidak langsung maupun lokapasar (online marketplace).</w:t>
      </w:r>
    </w:p>
    <w:p>
      <w:pPr>
        <w:pStyle w:val="Heading1"/>
        <w:pageBreakBefore/>
      </w:pPr>
      <w:r>
        <w:t xml:space="preserve">Bab 8. Komisi dan Bonus</w:t>
      </w:r>
    </w:p>
    <w:p>
      <w:pPr>
        <w:spacing w:after="120"/>
      </w:pPr>
      <w:r>
        <w:t xml:space="preserve">Semua nominal dalam Rupiah. Persentase dihitung dari </w:t>
      </w:r>
      <w:r>
        <w:rPr>
          <w:b/>
          <w:bCs/>
        </w:rPr>
        <w:t xml:space="preserve">omzet bersih</w:t>
      </w:r>
      <w:r>
        <w:t xml:space="preserve">, yaitu harga setelah dikurangi PPN.</w:t>
      </w:r>
    </w:p>
    <w:p>
      <w:pPr>
        <w:pStyle w:val="Heading2"/>
      </w:pPr>
      <w:r>
        <w:t xml:space="preserve">8.1 Plan A: dari penjualan Lisensi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18"/>
        <w:gridCol w:w="2562"/>
        <w:gridCol w:w="2562"/>
        <w:gridCol w:w="2564"/>
      </w:tblGrid>
      <w:tr>
        <w:trPr>
          <w:cantSplit/>
          <w:tblHeader/>
        </w:trPr>
        <w:tc>
          <w:tcPr>
            <w:tcW w:type="dxa" w:w="1618"/>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Komisi/Bonus</w:t>
            </w:r>
          </w:p>
        </w:tc>
        <w:tc>
          <w:tcPr>
            <w:tcW w:type="dxa" w:w="2562"/>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Nominal</w:t>
            </w:r>
          </w:p>
        </w:tc>
        <w:tc>
          <w:tcPr>
            <w:tcW w:type="dxa" w:w="2562"/>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Batas</w:t>
            </w:r>
          </w:p>
        </w:tc>
        <w:tc>
          <w:tcPr>
            <w:tcW w:type="dxa" w:w="2564"/>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Penerima</w:t>
            </w:r>
          </w:p>
        </w:tc>
      </w:tr>
      <w:tr>
        <w:trPr>
          <w:cantSplit/>
          <w:tblHeader w:val="off"/>
        </w:trPr>
        <w:tc>
          <w:tcPr>
            <w:tcW w:type="dxa" w:w="161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Bonus Sponsor</w:t>
            </w:r>
          </w:p>
        </w:tc>
        <w:tc>
          <w:tcPr>
            <w:tcW w:type="dxa" w:w="256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Rp750.000 per Lisensi yang dijual langsung</w:t>
            </w:r>
          </w:p>
        </w:tc>
        <w:tc>
          <w:tcPr>
            <w:tcW w:type="dxa" w:w="256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w:t>
            </w:r>
          </w:p>
        </w:tc>
        <w:tc>
          <w:tcPr>
            <w:tcW w:type="dxa" w:w="256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Mitra PLS penjual</w:t>
            </w:r>
          </w:p>
        </w:tc>
      </w:tr>
      <w:tr>
        <w:trPr>
          <w:cantSplit/>
          <w:tblHeader w:val="off"/>
        </w:trPr>
        <w:tc>
          <w:tcPr>
            <w:tcW w:type="dxa" w:w="161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Bonus Layanan Berkah</w:t>
            </w:r>
          </w:p>
        </w:tc>
        <w:tc>
          <w:tcPr>
            <w:tcW w:type="dxa" w:w="256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Rp50.000 per Lisensi yang dijual kepada Pelanggan, termasuk yang kemudian dikonversi (bagian 5.5)</w:t>
            </w:r>
          </w:p>
        </w:tc>
        <w:tc>
          <w:tcPr>
            <w:tcW w:type="dxa" w:w="256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w:t>
            </w:r>
          </w:p>
        </w:tc>
        <w:tc>
          <w:tcPr>
            <w:tcW w:type="dxa" w:w="256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Mitra PLS penjual, setelah pendampingan orientasi dikonfirmasi Pelanggan</w:t>
            </w:r>
          </w:p>
        </w:tc>
      </w:tr>
      <w:tr>
        <w:trPr>
          <w:cantSplit/>
          <w:tblHeader w:val="off"/>
        </w:trPr>
        <w:tc>
          <w:tcPr>
            <w:tcW w:type="dxa" w:w="161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Bonus Level</w:t>
            </w:r>
          </w:p>
        </w:tc>
        <w:tc>
          <w:tcPr>
            <w:tcW w:type="dxa" w:w="256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Rp750.000 sekali untuk setiap kedalaman 1–10, saat kaki kiri dan kanan pada kedalaman itu pertama kali berisi Lisensi</w:t>
            </w:r>
          </w:p>
        </w:tc>
        <w:tc>
          <w:tcPr>
            <w:tcW w:type="dxa" w:w="256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10 level; paling banyak Rp7.500.000 per Mitra PLS</w:t>
            </w:r>
          </w:p>
        </w:tc>
        <w:tc>
          <w:tcPr>
            <w:tcW w:type="dxa" w:w="256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Mitra PLS pemegang posisi</w:t>
            </w:r>
          </w:p>
        </w:tc>
      </w:tr>
      <w:tr>
        <w:trPr>
          <w:cantSplit/>
          <w:tblHeader w:val="off"/>
        </w:trPr>
        <w:tc>
          <w:tcPr>
            <w:tcW w:type="dxa" w:w="161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Bonus Pasangan</w:t>
            </w:r>
          </w:p>
        </w:tc>
        <w:tc>
          <w:tcPr>
            <w:tcW w:type="dxa" w:w="256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Rp150.000 per pasangan, yaitu 1 Lisensi di kaki kiri dan 1 Lisensi di kaki kanan</w:t>
            </w:r>
          </w:p>
        </w:tc>
        <w:tc>
          <w:tcPr>
            <w:tcW w:type="dxa" w:w="256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Volume dari 10 level; paling banyak 20 pasangan per hari</w:t>
            </w:r>
          </w:p>
        </w:tc>
        <w:tc>
          <w:tcPr>
            <w:tcW w:type="dxa" w:w="256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Mitra PLS pemegang posisi</w:t>
            </w:r>
          </w:p>
        </w:tc>
      </w:tr>
      <w:tr>
        <w:trPr>
          <w:cantSplit/>
          <w:tblHeader w:val="off"/>
        </w:trPr>
        <w:tc>
          <w:tcPr>
            <w:tcW w:type="dxa" w:w="161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Bonus Pembinaan</w:t>
            </w:r>
          </w:p>
        </w:tc>
        <w:tc>
          <w:tcPr>
            <w:tcW w:type="dxa" w:w="256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Persentase dari Bonus Pasangan Mitra PLS yang disponsori: generasi 1, 2, 3 masing-masing 25%; generasi 4, 5, 6 masing-masing 10%</w:t>
            </w:r>
          </w:p>
        </w:tc>
        <w:tc>
          <w:tcPr>
            <w:tcW w:type="dxa" w:w="256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6 generasi sponsor</w:t>
            </w:r>
          </w:p>
        </w:tc>
        <w:tc>
          <w:tcPr>
            <w:tcW w:type="dxa" w:w="256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Mitra PLS sponsor</w:t>
            </w:r>
          </w:p>
        </w:tc>
      </w:tr>
      <w:tr>
        <w:trPr>
          <w:cantSplit/>
          <w:tblHeader w:val="off"/>
        </w:trPr>
        <w:tc>
          <w:tcPr>
            <w:tcW w:type="dxa" w:w="161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Bonus Prestasi Peringkat</w:t>
            </w:r>
          </w:p>
        </w:tc>
        <w:tc>
          <w:tcPr>
            <w:tcW w:type="dxa" w:w="256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Sekali per peringkat (bagian 8.2)</w:t>
            </w:r>
          </w:p>
        </w:tc>
        <w:tc>
          <w:tcPr>
            <w:tcW w:type="dxa" w:w="256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Dana 2% omzet bersih Lisensi bulan itu</w:t>
            </w:r>
          </w:p>
        </w:tc>
        <w:tc>
          <w:tcPr>
            <w:tcW w:type="dxa" w:w="256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Mitra PLS yang mencapai peringkat</w:t>
            </w:r>
          </w:p>
        </w:tc>
      </w:tr>
      <w:tr>
        <w:trPr>
          <w:cantSplit/>
          <w:tblHeader w:val="off"/>
        </w:trPr>
        <w:tc>
          <w:tcPr>
            <w:tcW w:type="dxa" w:w="161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Royalti</w:t>
            </w:r>
          </w:p>
        </w:tc>
        <w:tc>
          <w:tcPr>
            <w:tcW w:type="dxa" w:w="256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Dana 2% omzet bersih Lisensi bulan itu, dibagi rata (bagian 8.3)</w:t>
            </w:r>
          </w:p>
        </w:tc>
        <w:tc>
          <w:tcPr>
            <w:tcW w:type="dxa" w:w="256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Paling banyak Rp100.000.000 per orang per bulan</w:t>
            </w:r>
          </w:p>
        </w:tc>
        <w:tc>
          <w:tcPr>
            <w:tcW w:type="dxa" w:w="256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Mitra PLS pemegang tingkat royalti</w:t>
            </w:r>
          </w:p>
        </w:tc>
      </w:tr>
      <w:tr>
        <w:trPr>
          <w:cantSplit/>
          <w:tblHeader w:val="off"/>
        </w:trPr>
        <w:tc>
          <w:tcPr>
            <w:tcW w:type="dxa" w:w="161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Pool Aktif</w:t>
            </w:r>
          </w:p>
        </w:tc>
        <w:tc>
          <w:tcPr>
            <w:tcW w:type="dxa" w:w="256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Bagian sebanding jumlah penjualan baru pribadi bulan itu (bagian 8.4)</w:t>
            </w:r>
          </w:p>
        </w:tc>
        <w:tc>
          <w:tcPr>
            <w:tcW w:type="dxa" w:w="256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Di dalam plafon bulanan</w:t>
            </w:r>
          </w:p>
        </w:tc>
        <w:tc>
          <w:tcPr>
            <w:tcW w:type="dxa" w:w="256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Semua Mitra PLS yang aktif bulan itu</w:t>
            </w:r>
          </w:p>
        </w:tc>
      </w:tr>
    </w:tbl>
    <w:p>
      <w:pPr>
        <w:spacing w:after="120"/>
      </w:pPr>
    </w:p>
    <w:p>
      <w:pPr>
        <w:spacing w:after="120"/>
      </w:pPr>
      <w:r>
        <w:t xml:space="preserve">Penjelasan:</w:t>
      </w:r>
    </w:p>
    <w:p>
      <w:pPr>
        <w:pStyle w:val="ListParagraph"/>
        <w:numPr>
          <w:ilvl w:val="0"/>
          <w:numId w:val="2"/>
        </w:numPr>
        <w:spacing w:after="60"/>
      </w:pPr>
      <w:r>
        <w:rPr>
          <w:b/>
          <w:bCs/>
        </w:rPr>
        <w:t xml:space="preserve">Lisensi Pelanggan</w:t>
      </w:r>
      <w:r>
        <w:t xml:space="preserve"> dicatat pada posisi Mitra PLS penjual. Volumenya dihitung untuk upline Mitra PLS itu, tetapi tidak menimbulkan Bonus Level.</w:t>
      </w:r>
    </w:p>
    <w:p>
      <w:pPr>
        <w:pStyle w:val="ListParagraph"/>
        <w:numPr>
          <w:ilvl w:val="0"/>
          <w:numId w:val="2"/>
        </w:numPr>
        <w:spacing w:after="60"/>
      </w:pPr>
      <w:r>
        <w:rPr>
          <w:b/>
          <w:bCs/>
        </w:rPr>
        <w:t xml:space="preserve">Sisa unit pasangan</w:t>
      </w:r>
      <w:r>
        <w:t xml:space="preserve"> yang belum berpasangan tetap tercatat untuk perhitungan berikutnya.</w:t>
      </w:r>
    </w:p>
    <w:p>
      <w:pPr>
        <w:pStyle w:val="ListParagraph"/>
        <w:numPr>
          <w:ilvl w:val="0"/>
          <w:numId w:val="2"/>
        </w:numPr>
        <w:spacing w:after="60"/>
      </w:pPr>
      <w:r>
        <w:rPr>
          <w:b/>
          <w:bCs/>
        </w:rPr>
        <w:t xml:space="preserve">Generasi pembinaan:</w:t>
      </w:r>
      <w:r>
        <w:t xml:space="preserve"> generasi 1 adalah Mitra PLS yang disponsori langsung, generasi 2 adalah Mitra PLS yang mereka sponsori, dan seterusnya.</w:t>
      </w:r>
    </w:p>
    <w:p>
      <w:pPr>
        <w:pStyle w:val="ListParagraph"/>
        <w:numPr>
          <w:ilvl w:val="0"/>
          <w:numId w:val="2"/>
        </w:numPr>
        <w:spacing w:after="60"/>
        <w:rPr>
          <w:ins w:id="9013" w:author="Claude (draf untuk Coach Doddy)" w:date="2026-10-27T12:00:00Z"/>
        </w:rPr>
      </w:pPr>
      <w:ins w:id="9014" w:author="Claude (draf untuk Coach Doddy)" w:date="2026-10-27T12:00:00Z">
        <w:r>
          <w:rPr>
            <w:b/>
            <w:bCs/>
          </w:rPr>
          <w:t xml:space="preserve">Bonus Pembinaan</w:t>
        </w:r>
      </w:ins>
      <w:ins w:id="9015" w:author="Claude (draf untuk Coach Doddy)" w:date="2026-10-27T12:00:00Z">
        <w:r>
          <w:t xml:space="preserve"> hanya dibayar kepada Sponsor pemegang Lisensi (bagian 5.4). Bagian generasi yang jatuh pada Mitra PLS tanpa Lisensi tidak dibayarkan dan tidak dialihkan ke generasi di atasnya (tanpa kompresi).</w:t>
        </w:r>
      </w:ins>
    </w:p>
    <w:p>
      <w:pPr>
        <w:pStyle w:val="Heading2"/>
      </w:pPr>
      <w:r>
        <w:t xml:space="preserve">8.2 Peringkat dan Bonus Prestasi Peringkat</w:t>
      </w:r>
    </w:p>
    <w:p>
      <w:pPr>
        <w:spacing w:after="120"/>
      </w:pPr>
      <w:r>
        <w:t xml:space="preserve">Peringkat dihitung dari jumlah Lisensi kumulatif di </w:t>
      </w:r>
      <w:r>
        <w:rPr>
          <w:b/>
          <w:bCs/>
        </w:rPr>
        <w:t xml:space="preserve">kaki kecil</w:t>
      </w:r>
      <w:r>
        <w:t xml:space="preserve"> (kaki dengan jumlah lebih sedikit) dalam 10 level. Langganan tidak dihitung.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25"/>
        <w:gridCol w:w="2888"/>
        <w:gridCol w:w="1604"/>
        <w:gridCol w:w="2889"/>
      </w:tblGrid>
      <w:tr>
        <w:trPr>
          <w:cantSplit/>
          <w:tblHeader/>
        </w:trPr>
        <w:tc>
          <w:tcPr>
            <w:tcW w:type="dxa" w:w="1925"/>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Peringkat</w:t>
            </w:r>
          </w:p>
        </w:tc>
        <w:tc>
          <w:tcPr>
            <w:tcW w:type="dxa" w:w="2888"/>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Lisensi kaki kiri dan kaki kanan, masing-masing paling sedikit</w:t>
            </w:r>
          </w:p>
        </w:tc>
        <w:tc>
          <w:tcPr>
            <w:tcW w:type="dxa" w:w="1604"/>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Setara PV</w:t>
            </w:r>
          </w:p>
        </w:tc>
        <w:tc>
          <w:tcPr>
            <w:tcW w:type="dxa" w:w="2889"/>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Bonus Prestasi (sekali)</w:t>
            </w:r>
          </w:p>
        </w:tc>
      </w:tr>
      <w:tr>
        <w:trPr>
          <w:cantSplit/>
          <w:tblHeader w:val="off"/>
        </w:trPr>
        <w:tc>
          <w:tcPr>
            <w:tcW w:type="dxa" w:w="192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Bronze</w:t>
            </w:r>
          </w:p>
        </w:tc>
        <w:tc>
          <w:tcPr>
            <w:tcW w:type="dxa" w:w="288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5</w:t>
            </w:r>
          </w:p>
        </w:tc>
        <w:tc>
          <w:tcPr>
            <w:tcW w:type="dxa" w:w="16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337,5</w:t>
            </w:r>
          </w:p>
        </w:tc>
        <w:tc>
          <w:tcPr>
            <w:tcW w:type="dxa" w:w="2889"/>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Rp500.000</w:t>
            </w:r>
          </w:p>
        </w:tc>
      </w:tr>
      <w:tr>
        <w:trPr>
          <w:cantSplit/>
          <w:tblHeader w:val="off"/>
        </w:trPr>
        <w:tc>
          <w:tcPr>
            <w:tcW w:type="dxa" w:w="192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Silver</w:t>
            </w:r>
          </w:p>
        </w:tc>
        <w:tc>
          <w:tcPr>
            <w:tcW w:type="dxa" w:w="288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15</w:t>
            </w:r>
          </w:p>
        </w:tc>
        <w:tc>
          <w:tcPr>
            <w:tcW w:type="dxa" w:w="16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1.012,5</w:t>
            </w:r>
          </w:p>
        </w:tc>
        <w:tc>
          <w:tcPr>
            <w:tcW w:type="dxa" w:w="2889"/>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Rp1.000.000</w:t>
            </w:r>
          </w:p>
        </w:tc>
      </w:tr>
      <w:tr>
        <w:trPr>
          <w:cantSplit/>
          <w:tblHeader w:val="off"/>
        </w:trPr>
        <w:tc>
          <w:tcPr>
            <w:tcW w:type="dxa" w:w="192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Gold</w:t>
            </w:r>
          </w:p>
        </w:tc>
        <w:tc>
          <w:tcPr>
            <w:tcW w:type="dxa" w:w="288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50</w:t>
            </w:r>
          </w:p>
        </w:tc>
        <w:tc>
          <w:tcPr>
            <w:tcW w:type="dxa" w:w="16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3.375</w:t>
            </w:r>
          </w:p>
        </w:tc>
        <w:tc>
          <w:tcPr>
            <w:tcW w:type="dxa" w:w="2889"/>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Rp2.500.000</w:t>
            </w:r>
          </w:p>
        </w:tc>
      </w:tr>
      <w:tr>
        <w:trPr>
          <w:cantSplit/>
          <w:tblHeader w:val="off"/>
        </w:trPr>
        <w:tc>
          <w:tcPr>
            <w:tcW w:type="dxa" w:w="192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Platinum</w:t>
            </w:r>
          </w:p>
        </w:tc>
        <w:tc>
          <w:tcPr>
            <w:tcW w:type="dxa" w:w="288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150</w:t>
            </w:r>
          </w:p>
        </w:tc>
        <w:tc>
          <w:tcPr>
            <w:tcW w:type="dxa" w:w="16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10.125</w:t>
            </w:r>
          </w:p>
        </w:tc>
        <w:tc>
          <w:tcPr>
            <w:tcW w:type="dxa" w:w="2889"/>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Rp5.000.000</w:t>
            </w:r>
          </w:p>
        </w:tc>
      </w:tr>
      <w:tr>
        <w:trPr>
          <w:cantSplit/>
          <w:tblHeader w:val="off"/>
        </w:trPr>
        <w:tc>
          <w:tcPr>
            <w:tcW w:type="dxa" w:w="192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Diamond</w:t>
            </w:r>
          </w:p>
        </w:tc>
        <w:tc>
          <w:tcPr>
            <w:tcW w:type="dxa" w:w="288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500</w:t>
            </w:r>
          </w:p>
        </w:tc>
        <w:tc>
          <w:tcPr>
            <w:tcW w:type="dxa" w:w="16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33.750</w:t>
            </w:r>
          </w:p>
        </w:tc>
        <w:tc>
          <w:tcPr>
            <w:tcW w:type="dxa" w:w="2889"/>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Rp10.000.000</w:t>
            </w:r>
          </w:p>
        </w:tc>
      </w:tr>
      <w:tr>
        <w:trPr>
          <w:cantSplit/>
          <w:tblHeader w:val="off"/>
        </w:trPr>
        <w:tc>
          <w:tcPr>
            <w:tcW w:type="dxa" w:w="192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Emerald</w:t>
            </w:r>
          </w:p>
        </w:tc>
        <w:tc>
          <w:tcPr>
            <w:tcW w:type="dxa" w:w="288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1.000</w:t>
            </w:r>
          </w:p>
        </w:tc>
        <w:tc>
          <w:tcPr>
            <w:tcW w:type="dxa" w:w="16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67.500</w:t>
            </w:r>
          </w:p>
        </w:tc>
        <w:tc>
          <w:tcPr>
            <w:tcW w:type="dxa" w:w="2889"/>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Rp30.000.000</w:t>
            </w:r>
          </w:p>
        </w:tc>
      </w:tr>
    </w:tbl>
    <w:p>
      <w:pPr>
        <w:spacing w:after="120"/>
      </w:pPr>
    </w:p>
    <w:p>
      <w:pPr>
        <w:spacing w:after="120"/>
      </w:pPr>
      <w:r>
        <w:t xml:space="preserve">Ketentuan:</w:t>
      </w:r>
    </w:p>
    <w:p>
      <w:pPr>
        <w:pStyle w:val="ListParagraph"/>
        <w:numPr>
          <w:ilvl w:val="0"/>
          <w:numId w:val="2"/>
        </w:numPr>
        <w:spacing w:after="60"/>
      </w:pPr>
      <w:r>
        <w:t xml:space="preserve">Bonus Prestasi dibayar </w:t>
      </w:r>
      <w:r>
        <w:rPr>
          <w:b/>
          <w:bCs/>
        </w:rPr>
        <w:t xml:space="preserve">sekali per peringkat per identitas</w:t>
      </w:r>
      <w:r>
        <w:t xml:space="preserve">, dengan nominal utuh. Jumlahnya paling banyak Rp49.000.000 per orang sampai Emerald.</w:t>
      </w:r>
    </w:p>
    <w:p>
      <w:pPr>
        <w:pStyle w:val="ListParagraph"/>
        <w:numPr>
          <w:ilvl w:val="0"/>
          <w:numId w:val="2"/>
        </w:numPr>
        <w:spacing w:after="60"/>
      </w:pPr>
      <w:r>
        <w:t xml:space="preserve">Klaim diajukan pada bulan pertama Mitra PLS aktif setelah peringkat tercapai.</w:t>
      </w:r>
    </w:p>
    <w:p>
      <w:pPr>
        <w:pStyle w:val="ListParagraph"/>
        <w:numPr>
          <w:ilvl w:val="0"/>
          <w:numId w:val="2"/>
        </w:numPr>
        <w:spacing w:after="60"/>
      </w:pPr>
      <w:r>
        <w:t xml:space="preserve">Klaim dibayar dari dana peringkat 2% omzet bersih Lisensi bulan itu, menurut urutan klaim.</w:t>
      </w:r>
      <w:ins w:id="9016" w:author="Claude (draf untuk Coach Doddy)" w:date="2026-10-27T12:00:00Z">
        <w:r>
          <w:t xml:space="preserve"> Klaim berikutnya tetap menunggu selama klaim di depannya belum terbayar, walaupun nominalnya lebih kecil.</w:t>
        </w:r>
      </w:ins>
    </w:p>
    <w:p>
      <w:pPr>
        <w:pStyle w:val="ListParagraph"/>
        <w:numPr>
          <w:ilvl w:val="0"/>
          <w:numId w:val="2"/>
        </w:numPr>
        <w:spacing w:after="60"/>
      </w:pPr>
      <w:r>
        <w:t xml:space="preserve">Bila dana bulan itu tidak cukup, klaim menunggu dana bulan berikutnya. Klaim yang menunggu lebih dari 6 bulan dilunasi dari dana cadangan Perusahaan.</w:t>
      </w:r>
    </w:p>
    <w:p>
      <w:pPr>
        <w:pStyle w:val="ListParagraph"/>
        <w:numPr>
          <w:ilvl w:val="0"/>
          <w:numId w:val="2"/>
        </w:numPr>
        <w:spacing w:after="60"/>
      </w:pPr>
      <w:r>
        <w:t xml:space="preserve">Sisa dana peringkat bulan itu dimasukkan ke Pool Aktif.</w:t>
      </w:r>
    </w:p>
    <w:p>
      <w:pPr>
        <w:pStyle w:val="Heading2"/>
      </w:pPr>
      <w:r>
        <w:t xml:space="preserve">8.3 Royalti Plan 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71"/>
        <w:gridCol w:w="4216"/>
        <w:gridCol w:w="2619"/>
      </w:tblGrid>
      <w:tr>
        <w:trPr>
          <w:cantSplit/>
          <w:tblHeader/>
        </w:trPr>
        <w:tc>
          <w:tcPr>
            <w:tcW w:type="dxa" w:w="2471"/>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Tingkat</w:t>
            </w:r>
          </w:p>
        </w:tc>
        <w:tc>
          <w:tcPr>
            <w:tcW w:type="dxa" w:w="4216"/>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Syarat kaki kecil kumulatif dalam 10 level</w:t>
            </w:r>
          </w:p>
        </w:tc>
        <w:tc>
          <w:tcPr>
            <w:tcW w:type="dxa" w:w="2619"/>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Bagian dari omzet bersih Lisensi bulan itu</w:t>
            </w:r>
          </w:p>
        </w:tc>
      </w:tr>
      <w:tr>
        <w:trPr>
          <w:cantSplit/>
          <w:tblHeader w:val="off"/>
        </w:trPr>
        <w:tc>
          <w:tcPr>
            <w:tcW w:type="dxa" w:w="247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Royalti tingkat 1</w:t>
            </w:r>
          </w:p>
        </w:tc>
        <w:tc>
          <w:tcPr>
            <w:tcW w:type="dxa" w:w="42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400 Lisensi : 400 Lisensi</w:t>
            </w:r>
          </w:p>
        </w:tc>
        <w:tc>
          <w:tcPr>
            <w:tcW w:type="dxa" w:w="2619"/>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1%</w:t>
            </w:r>
          </w:p>
        </w:tc>
      </w:tr>
      <w:tr>
        <w:trPr>
          <w:cantSplit/>
          <w:tblHeader w:val="off"/>
        </w:trPr>
        <w:tc>
          <w:tcPr>
            <w:tcW w:type="dxa" w:w="247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Royalti tingkat 2</w:t>
            </w:r>
          </w:p>
        </w:tc>
        <w:tc>
          <w:tcPr>
            <w:tcW w:type="dxa" w:w="4216"/>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1.000 Lisensi : 1.000 Lisensi</w:t>
            </w:r>
          </w:p>
        </w:tc>
        <w:tc>
          <w:tcPr>
            <w:tcW w:type="dxa" w:w="2619"/>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1%</w:t>
            </w:r>
          </w:p>
        </w:tc>
      </w:tr>
    </w:tbl>
    <w:p>
      <w:pPr>
        <w:spacing w:after="120"/>
      </w:pPr>
    </w:p>
    <w:p>
      <w:pPr>
        <w:spacing w:after="120"/>
      </w:pPr>
      <w:r>
        <w:t xml:space="preserve">Ketentuan:</w:t>
      </w:r>
    </w:p>
    <w:p>
      <w:pPr>
        <w:pStyle w:val="ListParagraph"/>
        <w:numPr>
          <w:ilvl w:val="0"/>
          <w:numId w:val="2"/>
        </w:numPr>
        <w:spacing w:after="60"/>
      </w:pPr>
      <w:r>
        <w:t xml:space="preserve">Dana tiap tingkat dibagi rata kepada pemegang tingkat yang aktif bulan itu.</w:t>
      </w:r>
    </w:p>
    <w:p>
      <w:pPr>
        <w:pStyle w:val="ListParagraph"/>
        <w:numPr>
          <w:ilvl w:val="0"/>
          <w:numId w:val="2"/>
        </w:numPr>
        <w:spacing w:after="60"/>
      </w:pPr>
      <w:r>
        <w:t xml:space="preserve">Pemegang tingkat 2 juga menerima bagian tingkat 1.</w:t>
      </w:r>
    </w:p>
    <w:p>
      <w:pPr>
        <w:pStyle w:val="ListParagraph"/>
        <w:numPr>
          <w:ilvl w:val="0"/>
          <w:numId w:val="2"/>
        </w:numPr>
        <w:spacing w:after="60"/>
      </w:pPr>
      <w:r>
        <w:t xml:space="preserve">Bagian seseorang paling banyak </w:t>
      </w:r>
      <w:r>
        <w:rPr>
          <w:b/>
          <w:bCs/>
        </w:rPr>
        <w:t xml:space="preserve">Rp100.000.000 per bulan</w:t>
      </w:r>
      <w:r>
        <w:t xml:space="preserve"> untuk kedua tingkat. Kelebihannya dibagi kembali kepada pemegang lain yang belum mencapai batas.</w:t>
      </w:r>
    </w:p>
    <w:p>
      <w:pPr>
        <w:pStyle w:val="ListParagraph"/>
        <w:numPr>
          <w:ilvl w:val="0"/>
          <w:numId w:val="2"/>
        </w:numPr>
        <w:spacing w:after="60"/>
      </w:pPr>
      <w:r>
        <w:t xml:space="preserve">Dana yang tidak memiliki penerima dimasukkan ke Pool Aktif.</w:t>
      </w:r>
    </w:p>
    <w:p>
      <w:pPr>
        <w:pStyle w:val="Heading2"/>
      </w:pPr>
      <w:r>
        <w:t xml:space="preserve">8.4 Pool Aktif</w:t>
      </w:r>
    </w:p>
    <w:p>
      <w:pPr>
        <w:spacing w:after="120"/>
      </w:pPr>
      <w:r>
        <w:t xml:space="preserve">Pool Aktif adalah dana bulanan yang dibagikan kepada </w:t>
      </w:r>
      <w:r>
        <w:rPr>
          <w:b/>
          <w:bCs/>
        </w:rPr>
        <w:t xml:space="preserve">semua Mitra PLS yang aktif pada bulan itu</w:t>
      </w:r>
      <w:r>
        <w:t xml:space="preserve">, sebanding jumlah penjualan baru pribadinya.</w:t>
      </w:r>
    </w:p>
    <w:p>
      <w:pPr>
        <w:spacing w:after="120"/>
      </w:pPr>
      <w:r>
        <w:t xml:space="preserve">Sumber Pool Aktif:</w:t>
      </w:r>
    </w:p>
    <w:p>
      <w:pPr>
        <w:pStyle w:val="ListParagraph"/>
        <w:numPr>
          <w:ilvl w:val="0"/>
          <w:numId w:val="7"/>
        </w:numPr>
        <w:spacing w:after="60"/>
      </w:pPr>
      <w:r>
        <w:t xml:space="preserve">Bonus tim yang hangus karena penerimanya tidak aktif dalam masa tunggu (Bab 9).</w:t>
      </w:r>
    </w:p>
    <w:p>
      <w:pPr>
        <w:pStyle w:val="ListParagraph"/>
        <w:numPr>
          <w:ilvl w:val="0"/>
          <w:numId w:val="7"/>
        </w:numPr>
        <w:spacing w:after="60"/>
      </w:pPr>
      <w:r>
        <w:t xml:space="preserve">Dana Royalti yang tidak memiliki penerima, serta kelebihan di atas batas Royalti.</w:t>
      </w:r>
    </w:p>
    <w:p>
      <w:pPr>
        <w:pStyle w:val="ListParagraph"/>
        <w:numPr>
          <w:ilvl w:val="0"/>
          <w:numId w:val="7"/>
        </w:numPr>
        <w:spacing w:after="60"/>
      </w:pPr>
      <w:r>
        <w:t xml:space="preserve">Sisa dana peringkat bulan itu.</w:t>
      </w:r>
    </w:p>
    <w:p>
      <w:pPr>
        <w:pStyle w:val="ListParagraph"/>
        <w:numPr>
          <w:ilvl w:val="0"/>
          <w:numId w:val="7"/>
        </w:numPr>
        <w:spacing w:after="60"/>
      </w:pPr>
      <w:r>
        <w:t xml:space="preserve">Bagian Plan A di atas batas gabungan Rp1.000.000.000 per orang per bulan.</w:t>
      </w:r>
    </w:p>
    <w:p>
      <w:pPr>
        <w:pStyle w:val="ListParagraph"/>
        <w:numPr>
          <w:ilvl w:val="0"/>
          <w:numId w:val="7"/>
        </w:numPr>
        <w:spacing w:after="60"/>
      </w:pPr>
      <w:r>
        <w:t xml:space="preserve">Bonus Layanan Berkah yang tidak terkonfirmasi dalam 60 hari.</w:t>
      </w:r>
    </w:p>
    <w:p>
      <w:pPr>
        <w:spacing w:after="120"/>
        <w:rPr>
          <w:ins w:id="9017" w:author="Claude (draf untuk Coach Doddy)" w:date="2026-10-27T12:00:00Z"/>
        </w:rPr>
      </w:pPr>
      <w:ins w:id="9018" w:author="Claude (draf untuk Coach Doddy)" w:date="2026-10-27T12:00:00Z">
        <w:r>
          <w:t xml:space="preserve">Pool Aktif dibagikan di dalam plafon Plan A (bagian 12.1). Bagian yang melebihi ruang plafon bulan itu dibawa ke Pool Aktif bulan berikutnya.</w:t>
        </w:r>
      </w:ins>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E0B74A" w:sz="6"/>
              <w:left w:val="single" w:color="E0B74A" w:sz="18"/>
              <w:bottom w:val="single" w:color="E0B74A" w:sz="6"/>
              <w:right w:val="single" w:color="E0B74A" w:sz="6"/>
            </w:tcBorders>
            <w:shd w:fill="FFF6E0" w:color="auto" w:val="clear"/>
            <w:tcMar>
              <w:top w:type="dxa" w:w="120"/>
              <w:left w:type="dxa" w:w="180"/>
              <w:bottom w:type="dxa" w:w="120"/>
              <w:right w:type="dxa" w:w="180"/>
            </w:tcMar>
          </w:tcPr>
          <w:p>
            <w:pPr>
              <w:spacing w:after="80"/>
            </w:pPr>
            <w:r>
              <w:rPr>
                <w:b/>
                <w:bCs/>
              </w:rPr>
              <w:t xml:space="preserve">Contoh.</w:t>
            </w:r>
            <w:r>
              <w:t xml:space="preserve"> Pool Aktif bulan itu Rp120.000.000, dan total penjualan baru pribadi seluruh Mitra PLS aktif 3.000. Bagian per penjualan Rp40.000. Mitra PLS dengan 2 penjualan menerima Rp80.000; Mitra PLS dengan 5 penjualan menerima Rp200.000.</w:t>
            </w:r>
          </w:p>
        </w:tc>
      </w:tr>
    </w:tbl>
    <w:p>
      <w:pPr>
        <w:spacing w:after="120"/>
      </w:pPr>
    </w:p>
    <w:p>
      <w:pPr>
        <w:pStyle w:val="Heading2"/>
      </w:pPr>
      <w:r>
        <w:t xml:space="preserve">8.5 Plan B: dari Langganan bulanan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39"/>
        <w:gridCol w:w="2422"/>
        <w:gridCol w:w="2422"/>
        <w:gridCol w:w="2423"/>
      </w:tblGrid>
      <w:tr>
        <w:trPr>
          <w:cantSplit/>
          <w:tblHeader/>
        </w:trPr>
        <w:tc>
          <w:tcPr>
            <w:tcW w:type="dxa" w:w="2039"/>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Komisi/Bonus</w:t>
            </w:r>
          </w:p>
        </w:tc>
        <w:tc>
          <w:tcPr>
            <w:tcW w:type="dxa" w:w="2422"/>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Nominal</w:t>
            </w:r>
          </w:p>
        </w:tc>
        <w:tc>
          <w:tcPr>
            <w:tcW w:type="dxa" w:w="2422"/>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Batas</w:t>
            </w:r>
          </w:p>
        </w:tc>
        <w:tc>
          <w:tcPr>
            <w:tcW w:type="dxa" w:w="2423"/>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Penerima</w:t>
            </w:r>
          </w:p>
        </w:tc>
      </w:tr>
      <w:tr>
        <w:trPr>
          <w:cantSplit/>
          <w:tblHeader w:val="off"/>
        </w:trPr>
        <w:tc>
          <w:tcPr>
            <w:tcW w:type="dxa" w:w="2039"/>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Komisi Langganan</w:t>
            </w:r>
          </w:p>
        </w:tc>
        <w:tc>
          <w:tcPr>
            <w:tcW w:type="dxa" w:w="242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20% PV, yaitu Rp70.000 per Langganan per bulan</w:t>
            </w:r>
          </w:p>
        </w:tc>
        <w:tc>
          <w:tcPr>
            <w:tcW w:type="dxa" w:w="242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w:t>
            </w:r>
          </w:p>
        </w:tc>
        <w:tc>
          <w:tcPr>
            <w:tcW w:type="dxa" w:w="242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Mitra PLS yang menjual kepada pelanggan itu atau mensponsori Mitra PLS itu secara langsung</w:t>
            </w:r>
          </w:p>
        </w:tc>
      </w:tr>
      <w:tr>
        <w:trPr>
          <w:cantSplit/>
          <w:tblHeader w:val="off"/>
        </w:trPr>
        <w:tc>
          <w:tcPr>
            <w:tcW w:type="dxa" w:w="2039"/>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Pasangan Langganan (Pasangan RO)</w:t>
            </w:r>
          </w:p>
        </w:tc>
        <w:tc>
          <w:tcPr>
            <w:tcW w:type="dxa" w:w="242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3% × PV Langganan kaki kecil bulan itu × Rp100.000</w:t>
            </w:r>
          </w:p>
        </w:tc>
        <w:tc>
          <w:tcPr>
            <w:tcW w:type="dxa" w:w="242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10 level; tanpa akumulasi antarbulan</w:t>
            </w:r>
          </w:p>
        </w:tc>
        <w:tc>
          <w:tcPr>
            <w:tcW w:type="dxa" w:w="242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Mitra PLS pemegang posisi</w:t>
            </w:r>
          </w:p>
        </w:tc>
      </w:tr>
      <w:tr>
        <w:trPr>
          <w:cantSplit/>
          <w:tblHeader w:val="off"/>
        </w:trPr>
        <w:tc>
          <w:tcPr>
            <w:tcW w:type="dxa" w:w="2039"/>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Royalti Langganan (Royalti RO)</w:t>
            </w:r>
          </w:p>
        </w:tc>
        <w:tc>
          <w:tcPr>
            <w:tcW w:type="dxa" w:w="242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Dana 3% omzet bersih Langganan bulan itu</w:t>
            </w:r>
          </w:p>
        </w:tc>
        <w:tc>
          <w:tcPr>
            <w:tcW w:type="dxa" w:w="242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Paling banyak Rp100.000.000 per orang per bulan</w:t>
            </w:r>
          </w:p>
        </w:tc>
        <w:tc>
          <w:tcPr>
            <w:tcW w:type="dxa" w:w="242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Pemegang tingkat Royalti RO</w:t>
            </w:r>
          </w:p>
        </w:tc>
      </w:tr>
    </w:tbl>
    <w:p>
      <w:pPr>
        <w:spacing w:after="120"/>
      </w:pPr>
    </w:p>
    <w:p>
      <w:pPr>
        <w:spacing w:after="120"/>
      </w:pPr>
      <w:r>
        <w:t xml:space="preserve">Tingkat Royalti RO: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54"/>
        <w:gridCol w:w="3692"/>
        <w:gridCol w:w="2660"/>
      </w:tblGrid>
      <w:tr>
        <w:trPr>
          <w:cantSplit/>
          <w:tblHeader/>
        </w:trPr>
        <w:tc>
          <w:tcPr>
            <w:tcW w:type="dxa" w:w="2954"/>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Tingkat</w:t>
            </w:r>
          </w:p>
        </w:tc>
        <w:tc>
          <w:tcPr>
            <w:tcW w:type="dxa" w:w="3692"/>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Syarat kaki kecil kumulatif dalam 10 level</w:t>
            </w:r>
          </w:p>
        </w:tc>
        <w:tc>
          <w:tcPr>
            <w:tcW w:type="dxa" w:w="2660"/>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Bagian dari omzet bersih Langganan bulan itu</w:t>
            </w:r>
          </w:p>
        </w:tc>
      </w:tr>
      <w:tr>
        <w:trPr>
          <w:cantSplit/>
          <w:tblHeader w:val="off"/>
        </w:trPr>
        <w:tc>
          <w:tcPr>
            <w:tcW w:type="dxa" w:w="295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Royalti RO tingkat 1</w:t>
            </w:r>
          </w:p>
        </w:tc>
        <w:tc>
          <w:tcPr>
            <w:tcW w:type="dxa" w:w="369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100 Lisensi : 100 Lisensi</w:t>
            </w:r>
          </w:p>
        </w:tc>
        <w:tc>
          <w:tcPr>
            <w:tcW w:type="dxa" w:w="266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1,5%</w:t>
            </w:r>
          </w:p>
        </w:tc>
      </w:tr>
      <w:tr>
        <w:trPr>
          <w:cantSplit/>
          <w:tblHeader w:val="off"/>
        </w:trPr>
        <w:tc>
          <w:tcPr>
            <w:tcW w:type="dxa" w:w="295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Royalti RO tingkat 2</w:t>
            </w:r>
          </w:p>
        </w:tc>
        <w:tc>
          <w:tcPr>
            <w:tcW w:type="dxa" w:w="369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400 Lisensi : 400 Lisensi</w:t>
            </w:r>
          </w:p>
        </w:tc>
        <w:tc>
          <w:tcPr>
            <w:tcW w:type="dxa" w:w="266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1,5%</w:t>
            </w:r>
          </w:p>
        </w:tc>
      </w:tr>
    </w:tbl>
    <w:p>
      <w:pPr>
        <w:spacing w:after="120"/>
      </w:pPr>
    </w:p>
    <w:p>
      <w:pPr>
        <w:spacing w:after="120"/>
      </w:pPr>
      <w:r>
        <w:t xml:space="preserve">Langganan tidak menimbulkan Bonus Sponsor, Bonus Layanan Berkah, Bonus Level, maupun poin peringkat.</w:t>
      </w:r>
    </w:p>
    <w:p>
      <w:pPr>
        <w:pStyle w:val="Heading2"/>
      </w:pPr>
      <w:r>
        <w:t xml:space="preserve">8.6 Batas per orang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blHeader/>
        </w:trPr>
        <w:tc>
          <w:tcPr>
            <w:tcW w:type="dxa" w:w="4653"/>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Jenis</w:t>
            </w:r>
          </w:p>
        </w:tc>
        <w:tc>
          <w:tcPr>
            <w:tcW w:type="dxa" w:w="4653"/>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Batas</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Pasangan</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20 pasangan per hari (Rp3.000.000 per hari)</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Level</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Rp7.500.000 seumur keanggotaan</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Prestasi Peringkat</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Rp49.000.000 seumur keanggotaan</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Royalti</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Rp100.000.000 per bulan</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Royalti RO</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Rp100.000.000 per bulan</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Semua komisi dan bonus (Plan A dan Plan B)</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Rp1.000.000.000 per identitas per bulan kalender</w:t>
            </w:r>
          </w:p>
        </w:tc>
      </w:tr>
    </w:tbl>
    <w:p>
      <w:pPr>
        <w:spacing w:after="120"/>
      </w:pPr>
    </w:p>
    <w:p>
      <w:pPr>
        <w:spacing w:after="120"/>
      </w:pPr>
      <w:r>
        <w:t xml:space="preserve">Batas dihitung per identitas: semua akun yang memakai NIK yang sama digabung.</w:t>
      </w:r>
    </w:p>
    <w:p>
      <w:pPr>
        <w:spacing w:after="120"/>
        <w:rPr>
          <w:ins w:id="9019" w:author="Claude (draf untuk Coach Doddy)" w:date="2026-10-27T12:00:00Z"/>
        </w:rPr>
      </w:pPr>
      <w:ins w:id="9020" w:author="Claude (draf untuk Coach Doddy)" w:date="2026-10-27T12:00:00Z">
        <w:r>
          <w:t xml:space="preserve">Kelebihan Plan B di atas plafon 40% atau di atas batas gabungan per identitas, serta dana Royalti RO yang tidak memiliki penerima, tidak dibawa ke bulan berikutnya dan tetap menjadi pendapatan Perusahaan. Pool Aktif hanya bersumber dari Plan A.</w:t>
        </w:r>
      </w:ins>
    </w:p>
    <w:p>
      <w:pPr>
        <w:pStyle w:val="Heading1"/>
        <w:pageBreakBefore/>
      </w:pPr>
      <w:r>
        <w:t xml:space="preserve">Bab 9. Syarat Memperoleh Komisi dan Bonus</w:t>
      </w:r>
    </w:p>
    <w:p>
      <w:pPr>
        <w:pStyle w:val="Heading2"/>
      </w:pPr>
      <w:r>
        <w:t xml:space="preserve">9.1 Status aktif bulanan</w:t>
      </w:r>
    </w:p>
    <w:p>
      <w:pPr>
        <w:spacing w:after="120"/>
      </w:pPr>
      <w:r>
        <w:t xml:space="preserve">Mitra PLS disebut </w:t>
      </w:r>
      <w:r>
        <w:rPr>
          <w:b/>
          <w:bCs/>
        </w:rPr>
        <w:t xml:space="preserve">aktif</w:t>
      </w:r>
      <w:r>
        <w:t xml:space="preserve"> pada bulan kalender tertentu bila ia membuat paling sedikit </w:t>
      </w:r>
      <w:del w:id="9069" w:author="Claude (draf untuk Coach Doddy)" w:date="2026-10-27T12:00:00Z">
        <w:r>
          <w:rPr>
            <w:b/>
            <w:bCs/>
          </w:rPr>
          <w:delText xml:space="preserve">2 penjualan baru pribadi</w:delText>
        </w:r>
      </w:del>
      <w:ins w:id="9070" w:author="Claude (draf untuk Coach Doddy)" w:date="2026-10-27T12:00:00Z">
        <w:r>
          <w:rPr>
            <w:b/>
            <w:bCs/>
          </w:rPr>
          <w:t xml:space="preserve">1 penjualan baru pribadi</w:t>
        </w:r>
      </w:ins>
      <w:r>
        <w:t xml:space="preserve"> pada bulan itu. Penjualan baru pribadi adalah:</w:t>
      </w:r>
    </w:p>
    <w:p>
      <w:pPr>
        <w:pStyle w:val="ListParagraph"/>
        <w:numPr>
          <w:ilvl w:val="0"/>
          <w:numId w:val="2"/>
        </w:numPr>
        <w:spacing w:after="60"/>
      </w:pPr>
      <w:r>
        <w:t xml:space="preserve">Lisensi yang dibeli Mitra PLS baru yang ia sponsori;</w:t>
      </w:r>
    </w:p>
    <w:p>
      <w:pPr>
        <w:pStyle w:val="ListParagraph"/>
        <w:numPr>
          <w:ilvl w:val="0"/>
          <w:numId w:val="2"/>
        </w:numPr>
        <w:spacing w:after="60"/>
      </w:pPr>
      <w:r>
        <w:t xml:space="preserve">Lisensi yang dibeli Pelanggan melalui tautannya;</w:t>
      </w:r>
    </w:p>
    <w:p>
      <w:pPr>
        <w:pStyle w:val="ListParagraph"/>
        <w:numPr>
          <w:ilvl w:val="0"/>
          <w:numId w:val="2"/>
        </w:numPr>
        <w:spacing w:after="60"/>
      </w:pPr>
      <w:r>
        <w:t xml:space="preserve">Langganan berbayar pertama dari Pelanggannya, dihitung satu kali per Pelanggan.</w:t>
      </w:r>
    </w:p>
    <w:p>
      <w:pPr>
        <w:spacing w:after="120"/>
      </w:pPr>
      <w:r>
        <w:t xml:space="preserve">Yang tidak dihitung:</w:t>
      </w:r>
    </w:p>
    <w:p>
      <w:pPr>
        <w:pStyle w:val="ListParagraph"/>
        <w:numPr>
          <w:ilvl w:val="0"/>
          <w:numId w:val="2"/>
        </w:numPr>
        <w:spacing w:after="60"/>
      </w:pPr>
      <w:r>
        <w:t xml:space="preserve">pembelian untuk diri sendiri;</w:t>
      </w:r>
    </w:p>
    <w:p>
      <w:pPr>
        <w:pStyle w:val="ListParagraph"/>
        <w:numPr>
          <w:ilvl w:val="0"/>
          <w:numId w:val="2"/>
        </w:numPr>
        <w:spacing w:after="60"/>
      </w:pPr>
      <w:r>
        <w:t xml:space="preserve">pembelian oleh akun yang dikendalikan sendiri;</w:t>
      </w:r>
    </w:p>
    <w:p>
      <w:pPr>
        <w:pStyle w:val="ListParagraph"/>
        <w:numPr>
          <w:ilvl w:val="0"/>
          <w:numId w:val="2"/>
        </w:numPr>
        <w:spacing w:after="60"/>
      </w:pPr>
      <w:r>
        <w:t xml:space="preserve">pembelian yang dibatalkan atau dikembalikan.</w:t>
      </w:r>
    </w:p>
    <w:p>
      <w:pPr>
        <w:pStyle w:val="Heading2"/>
      </w:pPr>
      <w:r>
        <w:t xml:space="preserve">9.2 Syarat per jenis bonus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254"/>
        <w:gridCol w:w="5052"/>
      </w:tblGrid>
      <w:tr>
        <w:trPr>
          <w:cantSplit/>
          <w:tblHeader/>
        </w:trPr>
        <w:tc>
          <w:tcPr>
            <w:tcW w:type="dxa" w:w="4254"/>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Jenis</w:t>
            </w:r>
          </w:p>
        </w:tc>
        <w:tc>
          <w:tcPr>
            <w:tcW w:type="dxa" w:w="5052"/>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Syarat</w:t>
            </w:r>
          </w:p>
        </w:tc>
      </w:tr>
      <w:tr>
        <w:trPr>
          <w:cantSplit/>
          <w:tblHeader w:val="off"/>
        </w:trPr>
        <w:tc>
          <w:tcPr>
            <w:tcW w:type="dxa" w:w="425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Sponsor</w:t>
            </w:r>
          </w:p>
        </w:tc>
        <w:tc>
          <w:tcPr>
            <w:tcW w:type="dxa" w:w="505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Penjualan lunas dan tidak dibatalkan.</w:t>
            </w:r>
            <w:del w:id="9021" w:author="Claude (draf untuk Coach Doddy)" w:date="2026-10-27T12:00:00Z">
              <w:r>
                <w:rPr>
                  <w:sz w:val="19"/>
                  <w:szCs w:val="19"/>
                </w:rPr>
                <w:delText xml:space="preserve"> Bagi Mitra PLS pemegang Lisensi, mulai bulan ke-4 sejak aktivasi Lisensinya, Langganannya harus aktif</w:delText>
              </w:r>
            </w:del>
            <w:ins w:id="9022" w:author="Claude (draf untuk Coach Doddy)" w:date="2026-10-27T12:00:00Z">
              <w:r>
                <w:rPr>
                  <w:sz w:val="19"/>
                  <w:szCs w:val="19"/>
                </w:rPr>
                <w:t xml:space="preserve"> Tidak mensyaratkan Langganan aktif</w:t>
              </w:r>
            </w:ins>
          </w:p>
        </w:tc>
      </w:tr>
      <w:tr>
        <w:trPr>
          <w:cantSplit/>
          <w:tblHeader w:val="off"/>
        </w:trPr>
        <w:tc>
          <w:tcPr>
            <w:tcW w:type="dxa" w:w="425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Layanan Berkah</w:t>
            </w:r>
          </w:p>
        </w:tc>
        <w:tc>
          <w:tcPr>
            <w:tcW w:type="dxa" w:w="505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Seperti Bonus Sponsor, ditambah konfirmasi pendampingan orientasi oleh Pelanggan dan lewat 30 hari sejak pembelian</w:t>
            </w:r>
          </w:p>
        </w:tc>
      </w:tr>
      <w:tr>
        <w:trPr>
          <w:cantSplit/>
          <w:tblHeader w:val="off"/>
        </w:trPr>
        <w:tc>
          <w:tcPr>
            <w:tcW w:type="dxa" w:w="425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Level, Pasangan, Pembinaan</w:t>
            </w:r>
          </w:p>
        </w:tc>
        <w:tc>
          <w:tcPr>
            <w:tcW w:type="dxa" w:w="505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Aktif pada bulan bonus itu timbul, dan Langganan aktif mulai bulan ke-4 sejak aktivasi Lisensinya</w:t>
            </w:r>
          </w:p>
        </w:tc>
      </w:tr>
      <w:tr>
        <w:trPr>
          <w:cantSplit/>
          <w:tblHeader w:val="off"/>
        </w:trPr>
        <w:tc>
          <w:tcPr>
            <w:tcW w:type="dxa" w:w="425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Prestasi Peringkat</w:t>
            </w:r>
          </w:p>
        </w:tc>
        <w:tc>
          <w:tcPr>
            <w:tcW w:type="dxa" w:w="505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Aktif pada bulan klaim</w:t>
            </w:r>
          </w:p>
        </w:tc>
      </w:tr>
      <w:tr>
        <w:trPr>
          <w:cantSplit/>
          <w:tblHeader w:val="off"/>
        </w:trPr>
        <w:tc>
          <w:tcPr>
            <w:tcW w:type="dxa" w:w="425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Royalti dan Pool Aktif</w:t>
            </w:r>
          </w:p>
        </w:tc>
        <w:tc>
          <w:tcPr>
            <w:tcW w:type="dxa" w:w="505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Aktif pada bulan itu</w:t>
            </w:r>
          </w:p>
        </w:tc>
      </w:tr>
      <w:tr>
        <w:trPr>
          <w:cantSplit/>
          <w:tblHeader w:val="off"/>
        </w:trPr>
        <w:tc>
          <w:tcPr>
            <w:tcW w:type="dxa" w:w="425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Plan B</w:t>
            </w:r>
          </w:p>
        </w:tc>
        <w:tc>
          <w:tcPr>
            <w:tcW w:type="dxa" w:w="505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del w:id="9023" w:author="Claude (draf untuk Coach Doddy)" w:date="2026-10-27T12:00:00Z">
              <w:r>
                <w:rPr>
                  <w:sz w:val="19"/>
                  <w:szCs w:val="19"/>
                </w:rPr>
                <w:delText xml:space="preserve">Langganan sendiri aktif,</w:delText>
              </w:r>
            </w:del>
            <w:ins w:id="9024" w:author="Claude (draf untuk Coach Doddy)" w:date="2026-10-27T12:00:00Z">
              <w:r>
                <w:rPr>
                  <w:sz w:val="19"/>
                  <w:szCs w:val="19"/>
                </w:rPr>
                <w:t xml:space="preserve">Langganan sendiri aktif (pada bulan ke-1 sampai ke-3 sejak aktivasi, masa akses Lisensi dihitung sebagai aktif),</w:t>
              </w:r>
            </w:ins>
            <w:r>
              <w:rPr>
                <w:sz w:val="19"/>
                <w:szCs w:val="19"/>
              </w:rPr>
              <w:t xml:space="preserve"> pernah berstatus aktif paling sedikit sekali, dan menjalankan paling sedikit 1 kegiatan pembinaan terkonfirmasi pada bulan itu. Plan B tidak mensyaratkan penjualan baru</w:t>
            </w:r>
          </w:p>
        </w:tc>
      </w:tr>
    </w:tbl>
    <w:p>
      <w:pPr>
        <w:spacing w:after="120"/>
      </w:pPr>
    </w:p>
    <w:p>
      <w:pPr>
        <w:pStyle w:val="Heading2"/>
      </w:pPr>
      <w:r>
        <w:t xml:space="preserve">9.3 Masa tunggu 2 bulan</w:t>
      </w:r>
    </w:p>
    <w:p>
      <w:pPr>
        <w:pStyle w:val="ListParagraph"/>
        <w:numPr>
          <w:ilvl w:val="0"/>
          <w:numId w:val="2"/>
        </w:numPr>
        <w:spacing w:after="60"/>
      </w:pPr>
      <w:r>
        <w:t xml:space="preserve">Bonus Level, Pasangan, dan Pembinaan yang timbul pada bulan Mitra PLS tidak aktif </w:t>
      </w:r>
      <w:r>
        <w:rPr>
          <w:b/>
          <w:bCs/>
        </w:rPr>
        <w:t xml:space="preserve">ditahan</w:t>
      </w:r>
      <w:r>
        <w:t xml:space="preserve">, dan terlihat di kantor maya.</w:t>
      </w:r>
    </w:p>
    <w:p>
      <w:pPr>
        <w:pStyle w:val="ListParagraph"/>
        <w:numPr>
          <w:ilvl w:val="0"/>
          <w:numId w:val="2"/>
        </w:numPr>
        <w:spacing w:after="60"/>
      </w:pPr>
      <w:r>
        <w:t xml:space="preserve">Bila Mitra PLS aktif pada salah satu dari 2 bulan berikutnya, bonus itu dibayarkan.</w:t>
      </w:r>
    </w:p>
    <w:p>
      <w:pPr>
        <w:pStyle w:val="ListParagraph"/>
        <w:numPr>
          <w:ilvl w:val="0"/>
          <w:numId w:val="2"/>
        </w:numPr>
        <w:spacing w:after="60"/>
      </w:pPr>
      <w:r>
        <w:t xml:space="preserve">Bila tidak, bonus itu hangus pada akhir bulan ke-2 dan dimasukkan ke Pool Aktif.</w:t>
      </w:r>
    </w:p>
    <w:p>
      <w:pPr>
        <w:pStyle w:val="Heading2"/>
      </w:pPr>
      <w:r>
        <w:t xml:space="preserve">9.4 Kegiatan pembinaan untuk Plan B</w:t>
      </w:r>
    </w:p>
    <w:p>
      <w:pPr>
        <w:spacing w:after="120"/>
      </w:pPr>
      <w:r>
        <w:t xml:space="preserve">Satu dari kegiatan berikut setiap bulan, yang dikonfirmasi oleh penerima pembinaan di aplikasi. Materi kegiatan mengikuti kurikulum resmi Perusahaan. Konfirmasi dari akun yang dikendalikan sendiri tidak dihitung.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blHeader/>
        </w:trPr>
        <w:tc>
          <w:tcPr>
            <w:tcW w:type="dxa" w:w="4653"/>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Kegiatan</w:t>
            </w:r>
          </w:p>
        </w:tc>
        <w:tc>
          <w:tcPr>
            <w:tcW w:type="dxa" w:w="4653"/>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Syarat</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Sesi belajar tim, minimal 60 menit</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Minimal 3 peserta dari jaringannya mengonfirmasi kehadiran</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Pendampingan orientasi Mitra PLS atau Pelanggan baru</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Daftar periksa orientasi selesai dan dikonfirmasi oleh orang yang didampingi</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Sesi pemakaian platform 1:1, minimal 30 menit</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Dikonfirmasi penerima, beserta nilai 1–5</w:t>
            </w:r>
          </w:p>
        </w:tc>
      </w:tr>
    </w:tbl>
    <w:p>
      <w:pPr>
        <w:spacing w:after="120"/>
      </w:pPr>
    </w:p>
    <w:p>
      <w:pPr>
        <w:pStyle w:val="Heading1"/>
        <w:pageBreakBefore/>
      </w:pPr>
      <w:r>
        <w:t xml:space="preserve">Bab 10. Simulasi Perhitungan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E0B74A" w:sz="6"/>
              <w:left w:val="single" w:color="E0B74A" w:sz="18"/>
              <w:bottom w:val="single" w:color="E0B74A" w:sz="6"/>
              <w:right w:val="single" w:color="E0B74A" w:sz="6"/>
            </w:tcBorders>
            <w:shd w:fill="FFF6E0" w:color="auto" w:val="clear"/>
            <w:tcMar>
              <w:top w:type="dxa" w:w="120"/>
              <w:left w:type="dxa" w:w="180"/>
              <w:bottom w:type="dxa" w:w="120"/>
              <w:right w:type="dxa" w:w="180"/>
            </w:tcMar>
          </w:tcPr>
          <w:p>
            <w:pPr>
              <w:spacing w:after="80"/>
            </w:pPr>
            <w:r>
              <w:t xml:space="preserve">Seluruh angka di bab ini adalah </w:t>
            </w:r>
            <w:r>
              <w:rPr>
                <w:b/>
                <w:bCs/>
              </w:rPr>
              <w:t xml:space="preserve">ilustrasi cara menghitung</w:t>
            </w:r>
            <w:r>
              <w:t xml:space="preserve">. Angka ini bukan janji, perkiraan, atau jaminan penghasilan. Penghasilan setiap Mitra PLS bergantung pada penjualan dan pembinaan yang ia lakukan sendiri.</w:t>
            </w:r>
          </w:p>
        </w:tc>
      </w:tr>
    </w:tbl>
    <w:p>
      <w:pPr>
        <w:spacing w:after="120"/>
      </w:pPr>
    </w:p>
    <w:p>
      <w:pPr>
        <w:pStyle w:val="Heading2"/>
      </w:pPr>
      <w:r>
        <w:t xml:space="preserve">10.1 Contoh satu bulan seorang Mitra PLS</w:t>
      </w:r>
    </w:p>
    <w:p>
      <w:pPr>
        <w:spacing w:after="120"/>
      </w:pPr>
      <w:r>
        <w:rPr>
          <w:b/>
          <w:bCs/>
        </w:rPr>
        <w:t xml:space="preserve">Keadaan bulan itu:</w:t>
      </w:r>
      <w:r>
        <w:t xml:space="preserve"> Mitra PLS Contoh adalah pemegang Lisensi dengan Langganan aktif. Pada bulan itu ia:</w:t>
      </w:r>
    </w:p>
    <w:p>
      <w:pPr>
        <w:pStyle w:val="ListParagraph"/>
        <w:numPr>
          <w:ilvl w:val="0"/>
          <w:numId w:val="2"/>
        </w:numPr>
        <w:spacing w:after="60"/>
      </w:pPr>
      <w:r>
        <w:t xml:space="preserve">menjual 1 Lisensi kepada Mitra PLS baru dan 1 Lisensi kepada Pelanggan, sehingga berstatus </w:t>
      </w:r>
      <w:r>
        <w:rPr>
          <w:b/>
          <w:bCs/>
        </w:rPr>
        <w:t xml:space="preserve">aktif</w:t>
      </w:r>
      <w:r>
        <w:t xml:space="preserve">;</w:t>
      </w:r>
    </w:p>
    <w:p>
      <w:pPr>
        <w:pStyle w:val="ListParagraph"/>
        <w:numPr>
          <w:ilvl w:val="0"/>
          <w:numId w:val="2"/>
        </w:numPr>
        <w:spacing w:after="60"/>
      </w:pPr>
      <w:r>
        <w:t xml:space="preserve">jaringannya pertama kali berisi Lisensi di kedua kaki pada kedalaman ke-4;</w:t>
      </w:r>
    </w:p>
    <w:p>
      <w:pPr>
        <w:pStyle w:val="ListParagraph"/>
        <w:numPr>
          <w:ilvl w:val="0"/>
          <w:numId w:val="2"/>
        </w:numPr>
        <w:spacing w:after="60"/>
      </w:pPr>
      <w:r>
        <w:t xml:space="preserve">sisa unit awal kiri 2 dan kanan 0, lalu masuk Lisensi baru dalam 10 level: 5 di kiri dan 6 di kanan;</w:t>
      </w:r>
    </w:p>
    <w:p>
      <w:pPr>
        <w:pStyle w:val="ListParagraph"/>
        <w:numPr>
          <w:ilvl w:val="0"/>
          <w:numId w:val="2"/>
        </w:numPr>
        <w:spacing w:after="60"/>
      </w:pPr>
      <w:r>
        <w:t xml:space="preserve">Mitra PLS yang ia sponsori menerima Bonus Pasangan: generasi 1 Rp1.200.000, generasi 2 Rp600.000, generasi 3 Rp300.000;</w:t>
      </w:r>
    </w:p>
    <w:p>
      <w:pPr>
        <w:pStyle w:val="ListParagraph"/>
        <w:numPr>
          <w:ilvl w:val="0"/>
          <w:numId w:val="2"/>
        </w:numPr>
        <w:spacing w:after="60"/>
      </w:pPr>
      <w:r>
        <w:t xml:space="preserve">kaki kecilnya mencapai 15 Lisensi, sehingga ia naik ke Silver;</w:t>
      </w:r>
    </w:p>
    <w:p>
      <w:pPr>
        <w:pStyle w:val="ListParagraph"/>
        <w:numPr>
          <w:ilvl w:val="0"/>
          <w:numId w:val="2"/>
        </w:numPr>
        <w:spacing w:after="60"/>
      </w:pPr>
      <w:r>
        <w:t xml:space="preserve">ia memiliki 4 Langganan dari Pelanggan dan Mitra PLS langsungnya;</w:t>
      </w:r>
    </w:p>
    <w:p>
      <w:pPr>
        <w:pStyle w:val="ListParagraph"/>
        <w:numPr>
          <w:ilvl w:val="0"/>
          <w:numId w:val="2"/>
        </w:numPr>
        <w:spacing w:after="60"/>
      </w:pPr>
      <w:r>
        <w:t xml:space="preserve">PV Langganan dalam 10 level bulan itu: kiri 105 PV (30 Langganan) dan kanan 70 PV (20 Langganan).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38"/>
        <w:gridCol w:w="4653"/>
        <w:gridCol w:w="1715"/>
      </w:tblGrid>
      <w:tr>
        <w:trPr>
          <w:cantSplit/>
          <w:tblHeader/>
        </w:trPr>
        <w:tc>
          <w:tcPr>
            <w:tcW w:type="dxa" w:w="2938"/>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Komponen</w:t>
            </w:r>
          </w:p>
        </w:tc>
        <w:tc>
          <w:tcPr>
            <w:tcW w:type="dxa" w:w="4653"/>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Perhitungan</w:t>
            </w:r>
          </w:p>
        </w:tc>
        <w:tc>
          <w:tcPr>
            <w:tcW w:type="dxa" w:w="1715"/>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Jumlah</w:t>
            </w:r>
          </w:p>
        </w:tc>
      </w:tr>
      <w:tr>
        <w:trPr>
          <w:cantSplit/>
          <w:tblHeader w:val="off"/>
        </w:trPr>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Sponsor</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2 × Rp750.000</w:t>
            </w:r>
          </w:p>
        </w:tc>
        <w:tc>
          <w:tcPr>
            <w:tcW w:type="dxa" w:w="171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Rp1.500.000</w:t>
            </w:r>
          </w:p>
        </w:tc>
      </w:tr>
      <w:tr>
        <w:trPr>
          <w:cantSplit/>
          <w:tblHeader w:val="off"/>
        </w:trPr>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Layanan Berkah</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1 Lisensi Pelanggan × Rp50.000 (cair setelah 30 hari)</w:t>
            </w:r>
          </w:p>
        </w:tc>
        <w:tc>
          <w:tcPr>
            <w:tcW w:type="dxa" w:w="171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Rp50.000</w:t>
            </w:r>
          </w:p>
        </w:tc>
      </w:tr>
      <w:tr>
        <w:trPr>
          <w:cantSplit/>
          <w:tblHeader w:val="off"/>
        </w:trPr>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Level</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Kedalaman ke-4 pertama kali terisi</w:t>
            </w:r>
          </w:p>
        </w:tc>
        <w:tc>
          <w:tcPr>
            <w:tcW w:type="dxa" w:w="171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Rp750.000</w:t>
            </w:r>
          </w:p>
        </w:tc>
      </w:tr>
      <w:tr>
        <w:trPr>
          <w:cantSplit/>
          <w:tblHeader w:val="off"/>
        </w:trPr>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Pasangan</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Kiri 2 + 5 = 7, kanan 0 + 6 = 6, sehingga 6 pasangan × Rp150.000 (sisa kiri 1)</w:t>
            </w:r>
          </w:p>
        </w:tc>
        <w:tc>
          <w:tcPr>
            <w:tcW w:type="dxa" w:w="171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Rp900.000</w:t>
            </w:r>
          </w:p>
        </w:tc>
      </w:tr>
      <w:tr>
        <w:trPr>
          <w:cantSplit/>
          <w:tblHeader w:val="off"/>
        </w:trPr>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Pembinaan</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25% × (Rp1.200.000 + Rp600.000 + Rp300.000)</w:t>
            </w:r>
          </w:p>
        </w:tc>
        <w:tc>
          <w:tcPr>
            <w:tcW w:type="dxa" w:w="171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Rp525.000</w:t>
            </w:r>
          </w:p>
        </w:tc>
      </w:tr>
      <w:tr>
        <w:trPr>
          <w:cantSplit/>
          <w:tblHeader w:val="off"/>
        </w:trPr>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Prestasi Peringkat</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Silver</w:t>
            </w:r>
          </w:p>
        </w:tc>
        <w:tc>
          <w:tcPr>
            <w:tcW w:type="dxa" w:w="171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Rp1.000.000</w:t>
            </w:r>
          </w:p>
        </w:tc>
      </w:tr>
      <w:tr>
        <w:trPr>
          <w:cantSplit/>
          <w:tblHeader w:val="off"/>
        </w:trPr>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Pool Aktif</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2 penjualan × Rp40.000 (contoh bagian 8.4)</w:t>
            </w:r>
          </w:p>
        </w:tc>
        <w:tc>
          <w:tcPr>
            <w:tcW w:type="dxa" w:w="171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Rp80.000</w:t>
            </w:r>
          </w:p>
        </w:tc>
      </w:tr>
      <w:tr>
        <w:trPr>
          <w:cantSplit/>
          <w:tblHeader w:val="off"/>
        </w:trPr>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Jumlah Plan A</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
            </w:r>
          </w:p>
        </w:tc>
        <w:tc>
          <w:tcPr>
            <w:tcW w:type="dxa" w:w="171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b/>
                <w:bCs/>
                <w:sz w:val="19"/>
                <w:szCs w:val="19"/>
              </w:rPr>
              <w:t xml:space="preserve">Rp4.805.000</w:t>
            </w:r>
          </w:p>
        </w:tc>
      </w:tr>
      <w:tr>
        <w:trPr>
          <w:cantSplit/>
          <w:tblHeader w:val="off"/>
        </w:trPr>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Komisi Langganan</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4 × Rp70.000</w:t>
            </w:r>
          </w:p>
        </w:tc>
        <w:tc>
          <w:tcPr>
            <w:tcW w:type="dxa" w:w="171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Rp280.000</w:t>
            </w:r>
          </w:p>
        </w:tc>
      </w:tr>
      <w:tr>
        <w:trPr>
          <w:cantSplit/>
          <w:tblHeader w:val="off"/>
        </w:trPr>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Pasangan Langganan</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Kaki kecil 70 PV × Rp100.000 × 3%</w:t>
            </w:r>
          </w:p>
        </w:tc>
        <w:tc>
          <w:tcPr>
            <w:tcW w:type="dxa" w:w="171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Rp210.000</w:t>
            </w:r>
          </w:p>
        </w:tc>
      </w:tr>
      <w:tr>
        <w:trPr>
          <w:cantSplit/>
          <w:tblHeader w:val="off"/>
        </w:trPr>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Jumlah Plan B</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
            </w:r>
          </w:p>
        </w:tc>
        <w:tc>
          <w:tcPr>
            <w:tcW w:type="dxa" w:w="171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b/>
                <w:bCs/>
                <w:sz w:val="19"/>
                <w:szCs w:val="19"/>
              </w:rPr>
              <w:t xml:space="preserve">Rp490.000</w:t>
            </w:r>
          </w:p>
        </w:tc>
      </w:tr>
      <w:tr>
        <w:trPr>
          <w:cantSplit/>
          <w:tblHeader w:val="off"/>
        </w:trPr>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Jumlah bruto</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Sebelum pajak penghasilan</w:t>
            </w:r>
          </w:p>
        </w:tc>
        <w:tc>
          <w:tcPr>
            <w:tcW w:type="dxa" w:w="171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b/>
                <w:bCs/>
                <w:sz w:val="19"/>
                <w:szCs w:val="19"/>
              </w:rPr>
              <w:t xml:space="preserve">Rp5.295.000</w:t>
            </w:r>
          </w:p>
        </w:tc>
      </w:tr>
    </w:tbl>
    <w:p>
      <w:pPr>
        <w:spacing w:after="120"/>
      </w:pPr>
    </w:p>
    <w:p>
      <w:pPr>
        <w:spacing w:after="120"/>
      </w:pPr>
      <w:r>
        <w:t xml:space="preserve">Catatan: pada bulan itu Mitra PLS Contoh juga membayar Langganan sendiri Rp399.000.</w:t>
      </w:r>
    </w:p>
    <w:p>
      <w:pPr>
        <w:pStyle w:val="Heading2"/>
      </w:pPr>
      <w:r>
        <w:t xml:space="preserve">10.2 Contoh bulan tidak aktif</w:t>
      </w:r>
    </w:p>
    <w:p>
      <w:pPr>
        <w:spacing w:after="120"/>
      </w:pPr>
      <w:r>
        <w:t xml:space="preserve">Pada bulan berikutnya, Mitra PLS Contoh </w:t>
      </w:r>
      <w:del w:id="9073" w:author="Claude (draf untuk Coach Doddy)" w:date="2026-10-27T12:00:00Z">
        <w:r>
          <w:delText xml:space="preserve">hanya menjual 1 Lisensi.</w:delText>
        </w:r>
      </w:del>
      <w:ins w:id="9074" w:author="Claude (draf untuk Coach Doddy)" w:date="2026-10-27T12:00:00Z">
        <w:r>
          <w:t xml:space="preserve">tidak membuat penjualan baru pribadi, tetapi Mitra PLS di jaringannya menjual Lisensi sehingga timbul Bonus Level, Pasangan, dan Pembinaan.</w:t>
        </w:r>
      </w:ins>
    </w:p>
    <w:p>
      <w:pPr>
        <w:pStyle w:val="ListParagraph"/>
        <w:numPr>
          <w:ilvl w:val="0"/>
          <w:numId w:val="2"/>
        </w:numPr>
        <w:spacing w:after="60"/>
      </w:pPr>
      <w:del w:id="9075" w:author="Claude (draf untuk Coach Doddy)" w:date="2026-10-27T12:00:00Z">
        <w:r>
          <w:delText xml:space="preserve">Bonus Sponsor Rp750.000 tetap dibayarkan.</w:delText>
        </w:r>
      </w:del>
      <w:ins w:id="9076" w:author="Claude (draf untuk Coach Doddy)" w:date="2026-10-27T12:00:00Z">
        <w:r>
          <w:t xml:space="preserve">Tidak ada Bonus Sponsor bulan itu karena ia tidak menjual.</w:t>
        </w:r>
      </w:ins>
    </w:p>
    <w:p>
      <w:pPr>
        <w:pStyle w:val="ListParagraph"/>
        <w:numPr>
          <w:ilvl w:val="0"/>
          <w:numId w:val="2"/>
        </w:numPr>
        <w:spacing w:after="60"/>
      </w:pPr>
      <w:r>
        <w:t xml:space="preserve">Bonus Level, Pasangan, dan Pembinaan yang timbul pada bulan itu ditahan.</w:t>
      </w:r>
    </w:p>
    <w:p>
      <w:pPr>
        <w:pStyle w:val="ListParagraph"/>
        <w:numPr>
          <w:ilvl w:val="0"/>
          <w:numId w:val="2"/>
        </w:numPr>
        <w:spacing w:after="60"/>
      </w:pPr>
      <w:r>
        <w:t xml:space="preserve">Bila ia aktif dalam 2 bulan berikutnya, bonus tersebut dibayarkan.</w:t>
      </w:r>
    </w:p>
    <w:p>
      <w:pPr>
        <w:pStyle w:val="ListParagraph"/>
        <w:numPr>
          <w:ilvl w:val="0"/>
          <w:numId w:val="2"/>
        </w:numPr>
        <w:spacing w:after="60"/>
      </w:pPr>
      <w:r>
        <w:t xml:space="preserve">Bila tidak, bonus tersebut masuk Pool Aktif untuk Mitra PLS yang aktif.</w:t>
      </w:r>
    </w:p>
    <w:p>
      <w:pPr>
        <w:pStyle w:val="Heading2"/>
      </w:pPr>
      <w:r>
        <w:t xml:space="preserve">10.3 Contoh Royalti</w:t>
      </w:r>
    </w:p>
    <w:p>
      <w:pPr>
        <w:pStyle w:val="ListParagraph"/>
        <w:numPr>
          <w:ilvl w:val="0"/>
          <w:numId w:val="2"/>
        </w:numPr>
        <w:spacing w:after="60"/>
      </w:pPr>
      <w:r>
        <w:t xml:space="preserve">Omzet bersih Lisensi bulan itu Rp20.000.000.000, sehingga dana Royalti tingkat 1 adalah 1% = Rp200.000.000.</w:t>
      </w:r>
    </w:p>
    <w:p>
      <w:pPr>
        <w:pStyle w:val="ListParagraph"/>
        <w:numPr>
          <w:ilvl w:val="0"/>
          <w:numId w:val="2"/>
        </w:numPr>
        <w:spacing w:after="60"/>
      </w:pPr>
      <w:r>
        <w:t xml:space="preserve">Terdapat 5 pemegang tingkat 1 yang aktif, sehingga masing-masing menerima Rp40.000.000.</w:t>
      </w:r>
    </w:p>
    <w:p>
      <w:pPr>
        <w:pStyle w:val="ListParagraph"/>
        <w:numPr>
          <w:ilvl w:val="0"/>
          <w:numId w:val="2"/>
        </w:numPr>
        <w:spacing w:after="60"/>
      </w:pPr>
      <w:r>
        <w:t xml:space="preserve">Bila hanya ada 1 pemegang, ia menerima paling banyak Rp100.000.000. Sisanya Rp100.000.000 masuk Pool Aktif.</w:t>
      </w:r>
    </w:p>
    <w:p>
      <w:pPr>
        <w:pStyle w:val="Heading1"/>
        <w:pageBreakBefore/>
      </w:pPr>
      <w:r>
        <w:t xml:space="preserve">Bab 11. Waktu dan Cara Pembayaran</w:t>
      </w:r>
    </w:p>
    <w:p>
      <w:pPr>
        <w:pStyle w:val="Heading2"/>
      </w:pPr>
      <w:r>
        <w:t xml:space="preserve">11.1 Jadwal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blHeader/>
        </w:trPr>
        <w:tc>
          <w:tcPr>
            <w:tcW w:type="dxa" w:w="4653"/>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Jadwal</w:t>
            </w:r>
          </w:p>
        </w:tc>
        <w:tc>
          <w:tcPr>
            <w:tcW w:type="dxa" w:w="4653"/>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Komisi/Bonus yang dibayarkan</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Setiap Jumat</w:t>
            </w:r>
            <w:r>
              <w:rPr>
                <w:sz w:val="19"/>
                <w:szCs w:val="19"/>
              </w:rPr>
              <w:t xml:space="preserve">, batas transaksi pukul 07.00 WIB, transfer pukul 07.01–19.00 WIB</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Sponsor; Bonus Layanan Berkah yang sudah jatuh tempo; </w:t>
            </w:r>
            <w:del w:id="9025" w:author="Claude (draf untuk Coach Doddy)" w:date="2026-10-27T12:00:00Z">
              <w:r>
                <w:rPr>
                  <w:sz w:val="19"/>
                  <w:szCs w:val="19"/>
                </w:rPr>
                <w:delText xml:space="preserve">Bonus Level, Pasangan, dan Pembinaan bagi</w:delText>
              </w:r>
            </w:del>
            <w:ins w:id="9026" w:author="Claude (draf untuk Coach Doddy)" w:date="2026-10-27T12:00:00Z">
              <w:r>
                <w:rPr>
                  <w:sz w:val="19"/>
                  <w:szCs w:val="19"/>
                </w:rPr>
                <w:t xml:space="preserve">uang muka 80% Bonus Level, Pasangan, dan Pembinaan bagi</w:t>
              </w:r>
            </w:ins>
            <w:r>
              <w:rPr>
                <w:sz w:val="19"/>
                <w:szCs w:val="19"/>
              </w:rPr>
              <w:t xml:space="preserve"> Mitra PLS yang sudah berstatus aktif pada bulan berjalan</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Tutup bulan</w:t>
            </w:r>
            <w:r>
              <w:rPr>
                <w:sz w:val="19"/>
                <w:szCs w:val="19"/>
              </w:rPr>
              <w:t xml:space="preserve"> (tanggal 1 pukul 00.00 WIB), dibayarkan pada Jumat pertama sesudahnya</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Penetapan status aktif, masa tunggu, Bonus Prestasi Peringkat, Royalti, Pool Aktif, seluruh Plan B, dan batas gabungan</w:t>
            </w:r>
            <w:ins w:id="9027" w:author="Claude (draf untuk Coach Doddy)" w:date="2026-10-27T12:00:00Z">
              <w:r>
                <w:rPr>
                  <w:sz w:val="19"/>
                  <w:szCs w:val="19"/>
                </w:rPr>
                <w:t xml:space="preserve">; sisa 20% Bonus Level, Pasangan, dan Pembinaan bulan itu sesuai faktor plafon</w:t>
              </w:r>
            </w:ins>
          </w:p>
        </w:tc>
      </w:tr>
    </w:tbl>
    <w:p>
      <w:pPr>
        <w:spacing w:after="120"/>
      </w:pPr>
    </w:p>
    <w:p>
      <w:pPr>
        <w:spacing w:after="120"/>
      </w:pPr>
      <w:r>
        <w:t xml:space="preserve">Ketentuan pembayaran:</w:t>
      </w:r>
    </w:p>
    <w:p>
      <w:pPr>
        <w:pStyle w:val="ListParagraph"/>
        <w:numPr>
          <w:ilvl w:val="0"/>
          <w:numId w:val="2"/>
        </w:numPr>
        <w:spacing w:after="60"/>
      </w:pPr>
      <w:r>
        <w:t xml:space="preserve">Transaksi setelah Jumat pukul 07.00 WIB masuk perhitungan Jumat berikutnya.</w:t>
      </w:r>
    </w:p>
    <w:p>
      <w:pPr>
        <w:pStyle w:val="ListParagraph"/>
        <w:numPr>
          <w:ilvl w:val="0"/>
          <w:numId w:val="2"/>
        </w:numPr>
        <w:spacing w:after="60"/>
      </w:pPr>
      <w:r>
        <w:t xml:space="preserve">Mitra PLS yang mencapai status aktif di tengah bulan menerima bonus timnya mulai Jumat berikutnya.</w:t>
      </w:r>
    </w:p>
    <w:p>
      <w:pPr>
        <w:pStyle w:val="ListParagraph"/>
        <w:numPr>
          <w:ilvl w:val="0"/>
          <w:numId w:val="2"/>
        </w:numPr>
        <w:spacing w:after="60"/>
        <w:rPr>
          <w:ins w:id="9028" w:author="Claude (draf untuk Coach Doddy)" w:date="2026-10-27T12:00:00Z"/>
        </w:rPr>
      </w:pPr>
      <w:ins w:id="9029" w:author="Claude (draf untuk Coach Doddy)" w:date="2026-10-27T12:00:00Z">
        <w:r>
          <w:t xml:space="preserve">Uang muka bonus tim adalah 80% dari nominalnya. Sisa 20% dibayar pada Jumat pertama setelah tutup bulan, setelah faktor plafon (bagian 12.2) ditetapkan. Bila faktor bulan itu di bawah 80%, kelebihan uang muka dipotong dari pembayaran berikutnya, dan rinciannya ditampilkan di kantor maya.</w:t>
        </w:r>
      </w:ins>
    </w:p>
    <w:p>
      <w:pPr>
        <w:pStyle w:val="Heading2"/>
      </w:pPr>
      <w:r>
        <w:t xml:space="preserve">11.2 Cara pembayaran</w:t>
      </w:r>
    </w:p>
    <w:p>
      <w:pPr>
        <w:pStyle w:val="ListParagraph"/>
        <w:numPr>
          <w:ilvl w:val="0"/>
          <w:numId w:val="2"/>
        </w:numPr>
        <w:spacing w:after="60"/>
      </w:pPr>
      <w:r>
        <w:t xml:space="preserve">Komisi dan bonus ditransfer ke rekening bank atas nama Mitra PLS yang terdaftar.</w:t>
      </w:r>
    </w:p>
    <w:p>
      <w:pPr>
        <w:pStyle w:val="ListParagraph"/>
        <w:numPr>
          <w:ilvl w:val="0"/>
          <w:numId w:val="2"/>
        </w:numPr>
        <w:spacing w:after="60"/>
      </w:pPr>
      <w:r>
        <w:t xml:space="preserve">Perusahaan memotong pajak penghasilan sesuai ketentuan perpajakan yang berlaku dan menerbitkan bukti potong.</w:t>
      </w:r>
    </w:p>
    <w:p>
      <w:pPr>
        <w:pStyle w:val="ListParagraph"/>
        <w:numPr>
          <w:ilvl w:val="0"/>
          <w:numId w:val="2"/>
        </w:numPr>
        <w:spacing w:after="60"/>
      </w:pPr>
      <w:r>
        <w:t xml:space="preserve">Rincian setiap pembayaran dapat dilihat di kantor maya, termasuk bonus yang ditahan, bonus yang hangus, antrean Bonus Prestasi, dan faktor plafon.</w:t>
      </w:r>
    </w:p>
    <w:p>
      <w:pPr>
        <w:pStyle w:val="ListParagraph"/>
        <w:numPr>
          <w:ilvl w:val="0"/>
          <w:numId w:val="2"/>
        </w:numPr>
        <w:spacing w:after="60"/>
      </w:pPr>
      <w:r>
        <w:t xml:space="preserve">Gangguan bank atau sistem diumumkan secara terbuka, dan pembayaran diselesaikan pada kesempatan pertama.</w:t>
      </w:r>
    </w:p>
    <w:p>
      <w:pPr>
        <w:pStyle w:val="Heading1"/>
        <w:pageBreakBefore/>
      </w:pPr>
      <w:r>
        <w:t xml:space="preserve">Bab 12. Batas Komisi dan Bonus serta Pengendaliannya</w:t>
      </w:r>
    </w:p>
    <w:p>
      <w:pPr>
        <w:pStyle w:val="Heading2"/>
      </w:pPr>
      <w:r>
        <w:t xml:space="preserve">12.1 Plafon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82"/>
        <w:gridCol w:w="7524"/>
      </w:tblGrid>
      <w:tr>
        <w:trPr>
          <w:cantSplit/>
          <w:tblHeader/>
        </w:trPr>
        <w:tc>
          <w:tcPr>
            <w:tcW w:type="dxa" w:w="1782"/>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Bagian</w:t>
            </w:r>
          </w:p>
        </w:tc>
        <w:tc>
          <w:tcPr>
            <w:tcW w:type="dxa" w:w="7524"/>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Plafon</w:t>
            </w:r>
          </w:p>
        </w:tc>
      </w:tr>
      <w:tr>
        <w:trPr>
          <w:cantSplit/>
          <w:tblHeader w:val="off"/>
        </w:trPr>
        <w:tc>
          <w:tcPr>
            <w:tcW w:type="dxa" w:w="178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Plan A</w:t>
            </w:r>
          </w:p>
        </w:tc>
        <w:tc>
          <w:tcPr>
            <w:tcW w:type="dxa" w:w="752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Paling banyak </w:t>
            </w:r>
            <w:r>
              <w:rPr>
                <w:b/>
                <w:bCs/>
                <w:sz w:val="19"/>
                <w:szCs w:val="19"/>
              </w:rPr>
              <w:t xml:space="preserve">50% omzet bersih Lisensi</w:t>
            </w:r>
            <w:r>
              <w:rPr>
                <w:sz w:val="19"/>
                <w:szCs w:val="19"/>
              </w:rPr>
              <w:t xml:space="preserve"> per bulan</w:t>
            </w:r>
          </w:p>
        </w:tc>
      </w:tr>
      <w:tr>
        <w:trPr>
          <w:cantSplit/>
          <w:tblHeader w:val="off"/>
        </w:trPr>
        <w:tc>
          <w:tcPr>
            <w:tcW w:type="dxa" w:w="178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Plan B</w:t>
            </w:r>
          </w:p>
        </w:tc>
        <w:tc>
          <w:tcPr>
            <w:tcW w:type="dxa" w:w="752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Paling banyak </w:t>
            </w:r>
            <w:r>
              <w:rPr>
                <w:b/>
                <w:bCs/>
                <w:sz w:val="19"/>
                <w:szCs w:val="19"/>
              </w:rPr>
              <w:t xml:space="preserve">40% omzet bersih Langganan</w:t>
            </w:r>
            <w:r>
              <w:rPr>
                <w:sz w:val="19"/>
                <w:szCs w:val="19"/>
              </w:rPr>
              <w:t xml:space="preserve"> per bulan</w:t>
            </w:r>
          </w:p>
        </w:tc>
      </w:tr>
    </w:tbl>
    <w:p>
      <w:pPr>
        <w:spacing w:after="120"/>
      </w:pPr>
    </w:p>
    <w:p>
      <w:pPr>
        <w:pStyle w:val="Heading2"/>
      </w:pPr>
      <w:r>
        <w:t xml:space="preserve">12.2 Mekanisme pengendalian</w:t>
      </w:r>
    </w:p>
    <w:p>
      <w:pPr>
        <w:pStyle w:val="ListParagraph"/>
        <w:numPr>
          <w:ilvl w:val="0"/>
          <w:numId w:val="8"/>
        </w:numPr>
        <w:spacing w:after="60"/>
      </w:pPr>
      <w:r>
        <w:rPr>
          <w:b/>
          <w:bCs/>
        </w:rPr>
        <w:t xml:space="preserve">Batas 10 level.</w:t>
      </w:r>
      <w:r>
        <w:t xml:space="preserve"> Setiap Lisensi hanya dihitung untuk 10 level di atasnya. Akibatnya, biaya bonus per Lisensi memiliki batas atas yang tetap, sedalam apa pun jaringannya: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111"/>
        <w:gridCol w:w="4111"/>
        <w:gridCol w:w="1084"/>
      </w:tblGrid>
      <w:tr>
        <w:trPr>
          <w:cantSplit/>
          <w:tblHeader/>
        </w:trPr>
        <w:tc>
          <w:tcPr>
            <w:tcW w:type="dxa" w:w="4111"/>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Jenis</w:t>
            </w:r>
          </w:p>
        </w:tc>
        <w:tc>
          <w:tcPr>
            <w:tcW w:type="dxa" w:w="4111"/>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Rumus</w:t>
            </w:r>
          </w:p>
        </w:tc>
        <w:tc>
          <w:tcPr>
            <w:tcW w:type="dxa" w:w="1084"/>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Batas atas</w:t>
            </w:r>
          </w:p>
        </w:tc>
      </w:tr>
      <w:tr>
        <w:trPr>
          <w:cantSplit/>
          <w:tblHeader w:val="off"/>
        </w:trPr>
        <w:tc>
          <w:tcPr>
            <w:tcW w:type="dxa" w:w="411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Lisensi kepada Mitra PLS baru</w:t>
            </w:r>
          </w:p>
        </w:tc>
        <w:tc>
          <w:tcPr>
            <w:tcW w:type="dxa" w:w="411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(Rp750.000 + Rp750.000 + 5 × Rp150.000 × 2,05 + 4% × Rp6.756.757) ÷ Rp6.756.757</w:t>
            </w:r>
          </w:p>
        </w:tc>
        <w:tc>
          <w:tcPr>
            <w:tcW w:type="dxa" w:w="108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48,95%</w:t>
            </w:r>
          </w:p>
        </w:tc>
      </w:tr>
      <w:tr>
        <w:trPr>
          <w:cantSplit/>
          <w:tblHeader w:val="off"/>
        </w:trPr>
        <w:tc>
          <w:tcPr>
            <w:tcW w:type="dxa" w:w="411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Lisensi kepada Pelanggan</w:t>
            </w:r>
          </w:p>
        </w:tc>
        <w:tc>
          <w:tcPr>
            <w:tcW w:type="dxa" w:w="411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(Rp750.000 + 5 × Rp150.000 × 2,05 + Rp50.000 + 4% × Rp6.756.757) ÷ Rp6.756.757</w:t>
            </w:r>
          </w:p>
        </w:tc>
        <w:tc>
          <w:tcPr>
            <w:tcW w:type="dxa" w:w="108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38,6%</w:t>
            </w:r>
          </w:p>
        </w:tc>
      </w:tr>
      <w:tr>
        <w:trPr>
          <w:cantSplit/>
          <w:tblHeader w:val="off"/>
        </w:trPr>
        <w:tc>
          <w:tcPr>
            <w:tcW w:type="dxa" w:w="411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Lisensi Pelanggan yang dikonversi (bagian 5.5)</w:t>
            </w:r>
          </w:p>
        </w:tc>
        <w:tc>
          <w:tcPr>
            <w:tcW w:type="dxa" w:w="411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(Rp750.000 + Rp750.000 + 5 × Rp150.000 × 2,05 + Rp50.000 + 4% × Rp6.756.757) ÷ Rp6.756.757</w:t>
            </w:r>
          </w:p>
        </w:tc>
        <w:tc>
          <w:tcPr>
            <w:tcW w:type="dxa" w:w="108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49,7%</w:t>
            </w:r>
          </w:p>
        </w:tc>
      </w:tr>
      <w:tr>
        <w:trPr>
          <w:cantSplit/>
          <w:tblHeader w:val="off"/>
        </w:trPr>
        <w:tc>
          <w:tcPr>
            <w:tcW w:type="dxa" w:w="411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Langganan</w:t>
            </w:r>
          </w:p>
        </w:tc>
        <w:tc>
          <w:tcPr>
            <w:tcW w:type="dxa" w:w="411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20% + 5 × 3% + 3%</w:t>
            </w:r>
          </w:p>
        </w:tc>
        <w:tc>
          <w:tcPr>
            <w:tcW w:type="dxa" w:w="108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38%</w:t>
            </w:r>
          </w:p>
        </w:tc>
      </w:tr>
    </w:tbl>
    <w:p>
      <w:pPr>
        <w:spacing w:after="120"/>
      </w:pPr>
    </w:p>
    <w:p>
      <w:pPr>
        <w:spacing w:after="120"/>
      </w:pPr>
      <w:r>
        <w:t xml:space="preserve">Keterangan rumus: 5 pasangan per Lisensi (10 upline, 1 pasangan memakai 2 Lisensi); Bonus Pembinaan paling banyak 105% dari Bonus Pasangan; 4% adalah dana peringkat dan dana Royalti.</w:t>
      </w:r>
    </w:p>
    <w:p>
      <w:pPr>
        <w:pStyle w:val="ListParagraph"/>
        <w:numPr>
          <w:ilvl w:val="0"/>
          <w:numId w:val="8"/>
        </w:numPr>
        <w:spacing w:after="60"/>
      </w:pPr>
      <w:r>
        <w:rPr>
          <w:b/>
          <w:bCs/>
        </w:rPr>
        <w:t xml:space="preserve">Plafon bulanan.</w:t>
      </w:r>
    </w:p>
    <w:p>
      <w:pPr>
        <w:pStyle w:val="ListParagraph"/>
        <w:numPr>
          <w:ilvl w:val="1"/>
          <w:numId w:val="2"/>
        </w:numPr>
        <w:spacing w:after="60"/>
      </w:pPr>
      <w:r>
        <w:t xml:space="preserve">Anggaran bonus tim = plafon Plan A − Bonus Sponsor − Bonus Layanan Berkah − dana peringkat − dana Royalti.</w:t>
      </w:r>
    </w:p>
    <w:p>
      <w:pPr>
        <w:pStyle w:val="ListParagraph"/>
        <w:numPr>
          <w:ilvl w:val="1"/>
          <w:numId w:val="2"/>
        </w:numPr>
        <w:spacing w:after="60"/>
      </w:pPr>
      <w:r>
        <w:t xml:space="preserve">Bila klaim melebihi anggaran, semua klaim dibayar dengan faktor yang sama, dan sisanya dibayar lebih dulu pada periode berikutnya. Faktor ini diumumkan di kantor maya.</w:t>
      </w:r>
      <w:ins w:id="9030" w:author="Claude (draf untuk Coach Doddy)" w:date="2026-10-27T12:00:00Z">
        <w:r>
          <w:t xml:space="preserve"> Karena itu, bonus tim yang dibayar setiap Jumat hanya berupa uang muka 80% sampai faktor ditetapkan pada tutup bulan (Bab 11).</w:t>
        </w:r>
      </w:ins>
    </w:p>
    <w:p>
      <w:pPr>
        <w:pStyle w:val="ListParagraph"/>
        <w:numPr>
          <w:ilvl w:val="0"/>
          <w:numId w:val="8"/>
        </w:numPr>
        <w:spacing w:after="60"/>
      </w:pPr>
      <w:r>
        <w:rPr>
          <w:b/>
          <w:bCs/>
        </w:rPr>
        <w:t xml:space="preserve">Batas per orang</w:t>
      </w:r>
      <w:r>
        <w:t xml:space="preserve"> (bagian 8.6).</w:t>
      </w:r>
    </w:p>
    <w:p>
      <w:pPr>
        <w:pStyle w:val="ListParagraph"/>
        <w:numPr>
          <w:ilvl w:val="0"/>
          <w:numId w:val="8"/>
        </w:numPr>
        <w:spacing w:after="60"/>
      </w:pPr>
      <w:r>
        <w:rPr>
          <w:b/>
          <w:bCs/>
        </w:rPr>
        <w:t xml:space="preserve">Rekening dana layanan.</w:t>
      </w:r>
      <w:r>
        <w:t xml:space="preserve"> Rp426.000 per Lisensi disisihkan untuk biaya layanan platform selama masa akses awal, dan tidak dipakai untuk komisi atau bonus.</w:t>
      </w:r>
    </w:p>
    <w:p>
      <w:pPr>
        <w:pStyle w:val="Heading2"/>
      </w:pPr>
      <w:r>
        <w:t xml:space="preserve">12.3 Hasil uji internal</w:t>
      </w:r>
    </w:p>
    <w:p>
      <w:pPr>
        <w:spacing w:after="120"/>
      </w:pPr>
      <w:r>
        <w:t xml:space="preserve">Perusahaan menguji aturan ini dengan simulasi jaringan buatan. Hasilnya </w:t>
      </w:r>
      <w:r>
        <w:rPr>
          <w:b/>
          <w:bCs/>
        </w:rPr>
        <w:t xml:space="preserve">bukan proyeksi penjualan</w:t>
      </w:r>
      <w:r>
        <w:t xml:space="preserve">.</w:t>
      </w:r>
      <w:ins w:id="9032" w:author="Claude (draf untuk Coach Doddy)" w:date="2026-10-27T12:00:00Z">
        <w:r>
          <w:t xml:space="preserve"> Pengujian ulang pada 27 Oktober 2026 memakai engine perhitungan yang menjalankan seluruh aturan versi 1.3. Hasilnya juga bukan perkiraan penghasilan Mitra PLS.</w:t>
        </w:r>
      </w:ins>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778"/>
        <w:gridCol w:w="2263"/>
        <w:gridCol w:w="2265"/>
      </w:tblGrid>
      <w:tr>
        <w:trPr>
          <w:cantSplit/>
          <w:tblHeader/>
        </w:trPr>
        <w:tc>
          <w:tcPr>
            <w:tcW w:type="dxa" w:w="4778"/>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Skenario</w:t>
            </w:r>
          </w:p>
        </w:tc>
        <w:tc>
          <w:tcPr>
            <w:tcW w:type="dxa" w:w="2263"/>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Plan A dibayar (% omzet bersih Lisensi)</w:t>
            </w:r>
          </w:p>
        </w:tc>
        <w:tc>
          <w:tcPr>
            <w:tcW w:type="dxa" w:w="2265"/>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Plan B dibayar (% omzet bersih Langganan)</w:t>
            </w:r>
          </w:p>
        </w:tc>
      </w:tr>
      <w:tr>
        <w:trPr>
          <w:cantSplit/>
          <w:tblHeader w:val="off"/>
        </w:trPr>
        <w:tc>
          <w:tcPr>
            <w:tcW w:type="dxa" w:w="477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Jaringan ideal 12 level (semua Mitra PLS menjual 2 Lisensi)</w:t>
            </w:r>
          </w:p>
        </w:tc>
        <w:tc>
          <w:tcPr>
            <w:tcW w:type="dxa" w:w="226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del w:id="9033" w:author="Claude (draf untuk Coach Doddy)" w:date="2026-10-27T12:00:00Z">
              <w:r>
                <w:rPr>
                  <w:sz w:val="19"/>
                  <w:szCs w:val="19"/>
                </w:rPr>
                <w:delText xml:space="preserve">46,9%</w:delText>
              </w:r>
            </w:del>
            <w:ins w:id="9034" w:author="Claude (draf untuk Coach Doddy)" w:date="2026-10-27T12:00:00Z">
              <w:r>
                <w:rPr>
                  <w:sz w:val="19"/>
                  <w:szCs w:val="19"/>
                </w:rPr>
                <w:t xml:space="preserve">26,6%</w:t>
              </w:r>
            </w:ins>
          </w:p>
        </w:tc>
        <w:tc>
          <w:tcPr>
            <w:tcW w:type="dxa" w:w="226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del w:id="9035" w:author="Claude (draf untuk Coach Doddy)" w:date="2026-10-27T12:00:00Z">
              <w:r>
                <w:rPr>
                  <w:sz w:val="19"/>
                  <w:szCs w:val="19"/>
                </w:rPr>
                <w:delText xml:space="preserve">36,7%</w:delText>
              </w:r>
            </w:del>
            <w:ins w:id="9036" w:author="Claude (draf untuk Coach Doddy)" w:date="2026-10-27T12:00:00Z">
              <w:r>
                <w:rPr>
                  <w:sz w:val="19"/>
                  <w:szCs w:val="19"/>
                </w:rPr>
                <w:t xml:space="preserve">35,2%</w:t>
              </w:r>
            </w:ins>
          </w:p>
        </w:tc>
      </w:tr>
      <w:tr>
        <w:trPr>
          <w:cantSplit/>
          <w:tblHeader w:val="off"/>
        </w:trPr>
        <w:tc>
          <w:tcPr>
            <w:tcW w:type="dxa" w:w="477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Jaringan 5 tahun, penjualan rata</w:t>
            </w:r>
          </w:p>
        </w:tc>
        <w:tc>
          <w:tcPr>
            <w:tcW w:type="dxa" w:w="226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del w:id="9037" w:author="Claude (draf untuk Coach Doddy)" w:date="2026-10-27T12:00:00Z">
              <w:r>
                <w:rPr>
                  <w:sz w:val="19"/>
                  <w:szCs w:val="19"/>
                </w:rPr>
                <w:delText xml:space="preserve">31,1%</w:delText>
              </w:r>
            </w:del>
            <w:ins w:id="9038" w:author="Claude (draf untuk Coach Doddy)" w:date="2026-10-27T12:00:00Z">
              <w:r>
                <w:rPr>
                  <w:sz w:val="19"/>
                  <w:szCs w:val="19"/>
                </w:rPr>
                <w:t xml:space="preserve">29,2%</w:t>
              </w:r>
            </w:ins>
          </w:p>
        </w:tc>
        <w:tc>
          <w:tcPr>
            <w:tcW w:type="dxa" w:w="226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del w:id="9039" w:author="Claude (draf untuk Coach Doddy)" w:date="2026-10-27T12:00:00Z">
              <w:r>
                <w:rPr>
                  <w:sz w:val="19"/>
                  <w:szCs w:val="19"/>
                </w:rPr>
                <w:delText xml:space="preserve">26,6%</w:delText>
              </w:r>
            </w:del>
            <w:ins w:id="9040" w:author="Claude (draf untuk Coach Doddy)" w:date="2026-10-27T12:00:00Z">
              <w:r>
                <w:rPr>
                  <w:sz w:val="19"/>
                  <w:szCs w:val="19"/>
                </w:rPr>
                <w:t xml:space="preserve">13,2%</w:t>
              </w:r>
            </w:ins>
          </w:p>
        </w:tc>
      </w:tr>
      <w:tr>
        <w:trPr>
          <w:cantSplit/>
          <w:tblHeader w:val="off"/>
        </w:trPr>
        <w:tc>
          <w:tcPr>
            <w:tcW w:type="dxa" w:w="477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Jaringan 5 tahun, penjualan naik lalu turun</w:t>
            </w:r>
          </w:p>
        </w:tc>
        <w:tc>
          <w:tcPr>
            <w:tcW w:type="dxa" w:w="226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del w:id="9041" w:author="Claude (draf untuk Coach Doddy)" w:date="2026-10-27T12:00:00Z">
              <w:r>
                <w:rPr>
                  <w:sz w:val="19"/>
                  <w:szCs w:val="19"/>
                </w:rPr>
                <w:delText xml:space="preserve">31,8%</w:delText>
              </w:r>
            </w:del>
            <w:ins w:id="9042" w:author="Claude (draf untuk Coach Doddy)" w:date="2026-10-27T12:00:00Z">
              <w:r>
                <w:rPr>
                  <w:sz w:val="19"/>
                  <w:szCs w:val="19"/>
                </w:rPr>
                <w:t xml:space="preserve">29,0%</w:t>
              </w:r>
            </w:ins>
          </w:p>
        </w:tc>
        <w:tc>
          <w:tcPr>
            <w:tcW w:type="dxa" w:w="226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del w:id="9043" w:author="Claude (draf untuk Coach Doddy)" w:date="2026-10-27T12:00:00Z">
              <w:r>
                <w:rPr>
                  <w:sz w:val="19"/>
                  <w:szCs w:val="19"/>
                </w:rPr>
                <w:delText xml:space="preserve">26,7%</w:delText>
              </w:r>
            </w:del>
            <w:ins w:id="9044" w:author="Claude (draf untuk Coach Doddy)" w:date="2026-10-27T12:00:00Z">
              <w:r>
                <w:rPr>
                  <w:sz w:val="19"/>
                  <w:szCs w:val="19"/>
                </w:rPr>
                <w:t xml:space="preserve">13,1%</w:t>
              </w:r>
            </w:ins>
          </w:p>
        </w:tc>
      </w:tr>
      <w:tr>
        <w:trPr>
          <w:cantSplit/>
          <w:tblHeader w:val="off"/>
        </w:trPr>
        <w:tc>
          <w:tcPr>
            <w:tcW w:type="dxa" w:w="477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Jaringan 5 tahun, penjualan rata, hanya 30% pembeli menjadi Mitra PLS</w:t>
            </w:r>
          </w:p>
        </w:tc>
        <w:tc>
          <w:tcPr>
            <w:tcW w:type="dxa" w:w="226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del w:id="9045" w:author="Claude (draf untuk Coach Doddy)" w:date="2026-10-27T12:00:00Z">
              <w:r>
                <w:rPr>
                  <w:sz w:val="19"/>
                  <w:szCs w:val="19"/>
                </w:rPr>
                <w:delText xml:space="preserve">26,5%</w:delText>
              </w:r>
            </w:del>
            <w:ins w:id="9046" w:author="Claude (draf untuk Coach Doddy)" w:date="2026-10-27T12:00:00Z">
              <w:r>
                <w:rPr>
                  <w:sz w:val="19"/>
                  <w:szCs w:val="19"/>
                </w:rPr>
                <w:t xml:space="preserve">25,0%</w:t>
              </w:r>
            </w:ins>
          </w:p>
        </w:tc>
        <w:tc>
          <w:tcPr>
            <w:tcW w:type="dxa" w:w="226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del w:id="9047" w:author="Claude (draf untuk Coach Doddy)" w:date="2026-10-27T12:00:00Z">
              <w:r>
                <w:rPr>
                  <w:sz w:val="19"/>
                  <w:szCs w:val="19"/>
                </w:rPr>
                <w:delText xml:space="preserve">26,8%</w:delText>
              </w:r>
            </w:del>
            <w:ins w:id="9048" w:author="Claude (draf untuk Coach Doddy)" w:date="2026-10-27T12:00:00Z">
              <w:r>
                <w:rPr>
                  <w:sz w:val="19"/>
                  <w:szCs w:val="19"/>
                </w:rPr>
                <w:t xml:space="preserve">14,2%</w:t>
              </w:r>
            </w:ins>
          </w:p>
        </w:tc>
      </w:tr>
    </w:tbl>
    <w:p>
      <w:pPr>
        <w:spacing w:after="120"/>
      </w:pPr>
    </w:p>
    <w:p>
      <w:pPr>
        <w:spacing w:after="120"/>
      </w:pPr>
      <w:r>
        <w:t xml:space="preserve">Hasil di atas </w:t>
      </w:r>
      <w:del w:id="9049" w:author="Claude (draf untuk Coach Doddy)" w:date="2026-10-27T12:00:00Z">
        <w:r>
          <w:delText xml:space="preserve">sudah memakai aturan konversi bagian 5.5.</w:delText>
        </w:r>
      </w:del>
      <w:ins w:id="9050" w:author="Claude (draf untuk Coach Doddy)" w:date="2026-10-27T12:00:00Z">
        <w:r>
          <w:t xml:space="preserve">memakai seluruh aturan versi 1.3, termasuk konversi bagian 5.5, syarat aktif 1 penjualan baru pribadi per bulan, dan masa tunggu 2 bulan.</w:t>
        </w:r>
      </w:ins>
      <w:r>
        <w:t xml:space="preserve"> Tiga skenario 5 tahun pertama menganggap 70% pembeli Lisensi menjadi Mitra PLS. </w:t>
      </w:r>
      <w:del w:id="9051" w:author="Claude (draf untuk Coach Doddy)" w:date="2026-10-27T12:00:00Z">
        <w:r>
          <w:delText xml:space="preserve">Dalam semua skenario, plafon bulanan tidak pernah terpicu. Bulan tertinggi Plan A adalah 48,8%, pada fase penjualan turun.</w:delText>
        </w:r>
      </w:del>
      <w:ins w:id="9052" w:author="Claude (draf untuk Coach Doddy)" w:date="2026-10-27T12:00:00Z">
        <w:r>
          <w:t xml:space="preserve">Dalam semua skenario, faktor plafon bonus tim tidak pernah dipakai. Plan A bulan tertinggi adalah 38,5%, pada fase penjualan turun. Pada skenario ideal, Pool Aktif dibawa ke bulan berikutnya pada 3 bulan terakhir, ketika tidak ada lagi penjualan baru (bagian 8.4). Bila plafon Plan A diturunkan menjadi 40%, hasilnya sama: Plan A dibayar 25,0–29,2% dan faktor plafon bonus tim tetap tidak pernah dipakai.</w:t>
        </w:r>
      </w:ins>
    </w:p>
    <w:p>
      <w:pPr>
        <w:spacing w:after="120"/>
        <w:rPr>
          <w:ins w:id="9053" w:author="Claude (draf untuk Coach Doddy)" w:date="2026-10-27T12:00:00Z"/>
        </w:rPr>
      </w:pPr>
      <w:ins w:id="9054" w:author="Claude (draf untuk Coach Doddy)" w:date="2026-10-27T12:00:00Z">
        <w:r>
          <w:rPr>
            <w:b/>
            <w:bCs/>
          </w:rPr>
          <w:t xml:space="preserve">Asumsi pengujian:</w:t>
        </w:r>
      </w:ins>
    </w:p>
    <w:p>
      <w:pPr>
        <w:spacing w:after="120"/>
        <w:rPr>
          <w:ins w:id="9055" w:author="Claude (draf untuk Coach Doddy)" w:date="2026-10-27T12:00:00Z"/>
        </w:rPr>
      </w:pPr>
      <w:ins w:id="9056" w:author="Claude (draf untuk Coach Doddy)" w:date="2026-10-27T12:00:00Z">
        <w:r>
          <w:rPr>
            <w:b/>
            <w:bCs/>
          </w:rPr>
          <w:t xml:space="preserve">Skenario ideal.</w:t>
        </w:r>
      </w:ins>
      <w:ins w:id="9057" w:author="Claude (draf untuk Coach Doddy)" w:date="2026-10-27T12:00:00Z">
        <w:r>
          <w:t xml:space="preserve"> Setiap Mitra PLS mensponsori tepat 2 Mitra PLS baru (kiri dan kanan) satu kali, satu level per bulan sampai 12 level (4.095 Lisensi), lalu tidak menjual lagi. Semua pemegang Lisensi berlangganan dan menjalankan kegiatan pembinaan setiap bulan.</w:t>
        </w:r>
      </w:ins>
    </w:p>
    <w:p>
      <w:pPr>
        <w:spacing w:after="120"/>
        <w:rPr>
          <w:ins w:id="9058" w:author="Claude (draf untuk Coach Doddy)" w:date="2026-10-27T12:00:00Z"/>
        </w:rPr>
      </w:pPr>
      <w:ins w:id="9059" w:author="Claude (draf untuk Coach Doddy)" w:date="2026-10-27T12:00:00Z">
        <w:r>
          <w:rPr>
            <w:b/>
            <w:bCs/>
          </w:rPr>
          <w:t xml:space="preserve">Skenario 5 tahun.</w:t>
        </w:r>
      </w:ins>
      <w:ins w:id="9060" w:author="Claude (draf untuk Coach Doddy)" w:date="2026-10-27T12:00:00Z">
        <w:r>
          <w:t xml:space="preserve"> 60 bulan. Penjualan rata: naik dari 40 menjadi 400 Lisensi per bulan dalam 6 bulan, lalu tetap (sekitar 22.700 Lisensi). Penjualan naik lalu turun: naik sampai sekitar 790 Lisensi per bulan pada bulan ke-30, lalu turun (sekitar 24.800 Lisensi). Penjual dipilih acak berbobot; 15% Mitra PLS menjual jauh lebih banyak daripada yang lain.</w:t>
        </w:r>
      </w:ins>
    </w:p>
    <w:p>
      <w:pPr>
        <w:spacing w:after="120"/>
        <w:rPr>
          <w:ins w:id="9061" w:author="Claude (draf untuk Coach Doddy)" w:date="2026-10-27T12:00:00Z"/>
        </w:rPr>
      </w:pPr>
      <w:ins w:id="9062" w:author="Claude (draf untuk Coach Doddy)" w:date="2026-10-27T12:00:00Z">
        <w:r>
          <w:rPr>
            <w:b/>
            <w:bCs/>
          </w:rPr>
          <w:t xml:space="preserve">Perilaku.</w:t>
        </w:r>
      </w:ins>
      <w:ins w:id="9063" w:author="Claude (draf untuk Coach Doddy)" w:date="2026-10-27T12:00:00Z">
        <w:r>
          <w:t xml:space="preserve"> 15% Pelanggan mengonversi dalam 60 hari; 80% pemegang Lisensi membayar Langganan setiap bulan mulai bulan ke-4; 60% Mitra PLS menjalankan kegiatan pembinaan terkonfirmasi setiap bulan; 90% Pelanggan mengonfirmasi pendampingan orientasi; 1% pembelian dibatalkan.</w:t>
        </w:r>
      </w:ins>
    </w:p>
    <w:p>
      <w:pPr>
        <w:spacing w:after="120"/>
        <w:rPr>
          <w:ins w:id="9064" w:author="Claude (draf untuk Coach Doddy)" w:date="2026-10-27T12:00:00Z"/>
        </w:rPr>
      </w:pPr>
      <w:ins w:id="9065" w:author="Claude (draf untuk Coach Doddy)" w:date="2026-10-27T12:00:00Z">
        <w:r>
          <w:rPr>
            <w:b/>
            <w:bCs/>
          </w:rPr>
          <w:t xml:space="preserve">Penyebab utama selisih dengan uji sebelumnya.</w:t>
        </w:r>
      </w:ins>
      <w:ins w:id="9066" w:author="Claude (draf untuk Coach Doddy)" w:date="2026-10-27T12:00:00Z">
        <w:r>
          <w:t xml:space="preserve"> Rata-rata 8–15% Mitra PLS berstatus aktif setiap bulan pada skenario 5 tahun (19% pada skenario ideal). Bonus tim Mitra PLS yang tidak aktif ditahan lalu masuk Pool Aktif, sebesar 5,7–9,7% omzet bersih Lisensi. Pada skenario ideal, setiap Mitra PLS hanya menjual pada satu bulan, sehingga bonus tim yang timbul sesudahnya hangus. Plan B lebih rendah daripada uji lama karena tidak semua Mitra PLS pernah berstatus aktif dan menjalankan kegiatan pembinaan.</w:t>
        </w:r>
      </w:ins>
    </w:p>
    <w:p>
      <w:pPr>
        <w:spacing w:after="120"/>
        <w:rPr>
          <w:ins w:id="9067" w:author="Claude (draf untuk Coach Doddy)" w:date="2026-10-27T12:00:00Z"/>
        </w:rPr>
      </w:pPr>
      <w:ins w:id="9068" w:author="Claude (draf untuk Coach Doddy)" w:date="2026-10-27T12:00:00Z">
        <w:r>
          <w:t xml:space="preserve">Simulasi dapat diulang: kode dan parameter tercatat, dan parameter yang sama selalu menghasilkan angka yang sama.</w:t>
        </w:r>
      </w:ins>
    </w:p>
    <w:p>
      <w:pPr>
        <w:pStyle w:val="Heading1"/>
        <w:pageBreakBefore/>
      </w:pPr>
      <w:r>
        <w:t xml:space="preserve">Bab 13. Kewajiban Perusahaan kepada Mitra PLS dan Pelanggan</w:t>
      </w:r>
    </w:p>
    <w:p>
      <w:pPr>
        <w:pStyle w:val="ListParagraph"/>
        <w:numPr>
          <w:ilvl w:val="0"/>
          <w:numId w:val="9"/>
        </w:numPr>
        <w:spacing w:after="60"/>
      </w:pPr>
      <w:r>
        <w:rPr>
          <w:b/>
          <w:bCs/>
        </w:rPr>
        <w:t xml:space="preserve">Keterangan yang benar</w:t>
      </w:r>
      <w:r>
        <w:t xml:space="preserve"> sebelum perekrutan tentang identitas Perusahaan, produk, Rencana Pemasaran, dan Kode Etik.</w:t>
      </w:r>
    </w:p>
    <w:p>
      <w:pPr>
        <w:pStyle w:val="ListParagraph"/>
        <w:numPr>
          <w:ilvl w:val="0"/>
          <w:numId w:val="9"/>
        </w:numPr>
        <w:spacing w:after="60"/>
      </w:pPr>
      <w:r>
        <w:rPr>
          <w:b/>
          <w:bCs/>
        </w:rPr>
        <w:t xml:space="preserve">Masa pertimbangan 10 hari kerja</w:t>
      </w:r>
      <w:r>
        <w:t xml:space="preserve"> bagi Mitra PLS baru untuk melanjutkan atau membatalkan keanggotaan.</w:t>
      </w:r>
    </w:p>
    <w:p>
      <w:pPr>
        <w:pStyle w:val="ListParagraph"/>
        <w:numPr>
          <w:ilvl w:val="1"/>
          <w:numId w:val="2"/>
        </w:numPr>
        <w:spacing w:after="60"/>
      </w:pPr>
      <w:r>
        <w:t xml:space="preserve">Lisensi yang dibeli dalam masa itu dan belum diaktifkan dikembalikan dananya 100%.</w:t>
      </w:r>
    </w:p>
    <w:p>
      <w:pPr>
        <w:pStyle w:val="ListParagraph"/>
        <w:numPr>
          <w:ilvl w:val="1"/>
          <w:numId w:val="2"/>
        </w:numPr>
        <w:spacing w:after="60"/>
      </w:pPr>
      <w:r>
        <w:t xml:space="preserve">Bila sudah diaktifkan, pengembalian dana dikurangi nilai akses yang sudah dipakai, dihitung harian dari Rp399.000 per bulan.</w:t>
      </w:r>
    </w:p>
    <w:p>
      <w:pPr>
        <w:pStyle w:val="ListParagraph"/>
        <w:numPr>
          <w:ilvl w:val="0"/>
          <w:numId w:val="9"/>
        </w:numPr>
        <w:spacing w:after="60"/>
      </w:pPr>
      <w:r>
        <w:rPr>
          <w:b/>
          <w:bCs/>
        </w:rPr>
        <w:t xml:space="preserve">Pengembalian 7 hari kerja</w:t>
      </w:r>
      <w:r>
        <w:t xml:space="preserve"> bagi Pelanggan bila produk tidak sesuai dengan yang diperjanjikan.</w:t>
      </w:r>
    </w:p>
    <w:p>
      <w:pPr>
        <w:pStyle w:val="ListParagraph"/>
        <w:numPr>
          <w:ilvl w:val="0"/>
          <w:numId w:val="9"/>
        </w:numPr>
        <w:spacing w:after="60"/>
      </w:pPr>
      <w:r>
        <w:rPr>
          <w:b/>
          <w:bCs/>
        </w:rPr>
        <w:t xml:space="preserve">Pembelian kembali.</w:t>
      </w:r>
    </w:p>
    <w:p>
      <w:pPr>
        <w:pStyle w:val="ListParagraph"/>
        <w:numPr>
          <w:ilvl w:val="1"/>
          <w:numId w:val="2"/>
        </w:numPr>
        <w:spacing w:after="60"/>
      </w:pPr>
      <w:r>
        <w:t xml:space="preserve">Bila Mitra PLS mengundurkan diri atau diberhentikan, Perusahaan membeli kembali Lisensi yang belum diaktifkan dan masih dapat dialihkan.</w:t>
      </w:r>
    </w:p>
    <w:p>
      <w:pPr>
        <w:pStyle w:val="ListParagraph"/>
        <w:numPr>
          <w:ilvl w:val="1"/>
          <w:numId w:val="2"/>
        </w:numPr>
        <w:spacing w:after="60"/>
      </w:pPr>
      <w:r>
        <w:t xml:space="preserve">Harga pembelian kembali adalah harga pembelian dikurangi biaya administrasi paling banyak 10%, dan dikurangi komisi atau bonus yang telah diterima atas pembelian itu.</w:t>
      </w:r>
    </w:p>
    <w:p>
      <w:pPr>
        <w:pStyle w:val="ListParagraph"/>
        <w:numPr>
          <w:ilvl w:val="0"/>
          <w:numId w:val="9"/>
        </w:numPr>
        <w:spacing w:after="60"/>
      </w:pPr>
      <w:r>
        <w:rPr>
          <w:b/>
          <w:bCs/>
        </w:rPr>
        <w:t xml:space="preserve">Ganti rugi</w:t>
      </w:r>
      <w:r>
        <w:t xml:space="preserve"> atas kerugian akibat produk atau layanan yang tidak sesuai dengan yang diperjanjikan, sesuai Kode Etik.</w:t>
      </w:r>
    </w:p>
    <w:p>
      <w:pPr>
        <w:pStyle w:val="ListParagraph"/>
        <w:numPr>
          <w:ilvl w:val="0"/>
          <w:numId w:val="9"/>
        </w:numPr>
        <w:spacing w:after="60"/>
      </w:pPr>
      <w:r>
        <w:rPr>
          <w:b/>
          <w:bCs/>
        </w:rPr>
        <w:t xml:space="preserve">Pembinaan dan pelatihan</w:t>
      </w:r>
      <w:r>
        <w:t xml:space="preserve"> bagi Mitra PLS paling sedikit 1 kali dalam 1 tahun. Selain itu, Perusahaan menyelenggarakan workshop pelatihan bulanan tanpa biaya bagi pemegang Lisensi (Bab 7).</w:t>
      </w:r>
    </w:p>
    <w:p>
      <w:pPr>
        <w:pStyle w:val="ListParagraph"/>
        <w:numPr>
          <w:ilvl w:val="0"/>
          <w:numId w:val="9"/>
        </w:numPr>
        <w:spacing w:after="60"/>
      </w:pPr>
      <w:r>
        <w:rPr>
          <w:b/>
          <w:bCs/>
        </w:rPr>
        <w:t xml:space="preserve">Pembayaran komisi dan bonus</w:t>
      </w:r>
      <w:r>
        <w:t xml:space="preserve"> sesuai Rencana Pemasaran ini.</w:t>
      </w:r>
    </w:p>
    <w:p>
      <w:pPr>
        <w:pStyle w:val="ListParagraph"/>
        <w:numPr>
          <w:ilvl w:val="0"/>
          <w:numId w:val="9"/>
        </w:numPr>
        <w:spacing w:after="60"/>
      </w:pPr>
      <w:r>
        <w:rPr>
          <w:b/>
          <w:bCs/>
        </w:rPr>
        <w:t xml:space="preserve">Daftar Mitra PLS</w:t>
      </w:r>
      <w:r>
        <w:t xml:space="preserve"> beserta identitasnya.</w:t>
      </w:r>
    </w:p>
    <w:p>
      <w:pPr>
        <w:pStyle w:val="ListParagraph"/>
        <w:numPr>
          <w:ilvl w:val="0"/>
          <w:numId w:val="9"/>
        </w:numPr>
        <w:spacing w:after="60"/>
      </w:pPr>
      <w:r>
        <w:rPr>
          <w:b/>
          <w:bCs/>
        </w:rPr>
        <w:t xml:space="preserve">Pelaporan</w:t>
      </w:r>
      <w:r>
        <w:t xml:space="preserve"> kegiatan usaha tahunan kepada Kementerian Perdagangan, serta laporan perubahan Rencana Pemasaran dan Kode Etik melalui sistem perizinan.</w:t>
      </w:r>
    </w:p>
    <w:p>
      <w:pPr>
        <w:pStyle w:val="ListParagraph"/>
        <w:numPr>
          <w:ilvl w:val="0"/>
          <w:numId w:val="9"/>
        </w:numPr>
        <w:spacing w:after="60"/>
      </w:pPr>
      <w:r>
        <w:rPr>
          <w:b/>
          <w:bCs/>
        </w:rPr>
        <w:t xml:space="preserve">Penarikan komisi</w:t>
      </w:r>
      <w:r>
        <w:t xml:space="preserve"> atas pembelian yang dibatalkan atau dikembalikan, agar komisi hanya berasal dari penjualan yang sah.</w:t>
      </w:r>
      <w:ins w:id="9031" w:author="Claude (draf untuk Coach Doddy)" w:date="2026-10-27T12:00:00Z">
        <w:r>
          <w:t xml:space="preserve"> Penarikan mencakup Bonus Sponsor, Bonus Layanan Berkah, serta Bonus Level, Pasangan, dan Pembinaan yang timbul dari Lisensi itu. Bonus yang belum dibayar dikurangi; bonus yang sudah dibayar dipotong dari pembayaran berikutnya. Unit pasangan dari kaki seberang kembali menjadi sisa unit.</w:t>
        </w:r>
      </w:ins>
    </w:p>
    <w:p>
      <w:pPr>
        <w:pStyle w:val="Heading1"/>
        <w:pageBreakBefore/>
      </w:pPr>
      <w:r>
        <w:t xml:space="preserve">Bab 14. Ketentuan Lain</w:t>
      </w:r>
    </w:p>
    <w:p>
      <w:pPr>
        <w:pStyle w:val="ListParagraph"/>
        <w:numPr>
          <w:ilvl w:val="0"/>
          <w:numId w:val="10"/>
        </w:numPr>
        <w:spacing w:after="60"/>
      </w:pPr>
      <w:r>
        <w:rPr>
          <w:b/>
          <w:bCs/>
        </w:rPr>
        <w:t xml:space="preserve">Larangan skema piramida.</w:t>
      </w:r>
    </w:p>
    <w:p>
      <w:pPr>
        <w:pStyle w:val="ListParagraph"/>
        <w:numPr>
          <w:ilvl w:val="1"/>
          <w:numId w:val="2"/>
        </w:numPr>
        <w:spacing w:after="60"/>
      </w:pPr>
      <w:r>
        <w:t xml:space="preserve">Tidak ada komisi atau bonus dari biaya pendaftaran atau perekrutan.</w:t>
      </w:r>
    </w:p>
    <w:p>
      <w:pPr>
        <w:pStyle w:val="ListParagraph"/>
        <w:numPr>
          <w:ilvl w:val="1"/>
          <w:numId w:val="2"/>
        </w:numPr>
        <w:spacing w:after="60"/>
      </w:pPr>
      <w:r>
        <w:t xml:space="preserve">Satu identitas hanya untuk satu keanggotaan.</w:t>
      </w:r>
    </w:p>
    <w:p>
      <w:pPr>
        <w:pStyle w:val="ListParagraph"/>
        <w:numPr>
          <w:ilvl w:val="1"/>
          <w:numId w:val="2"/>
        </w:numPr>
        <w:spacing w:after="60"/>
      </w:pPr>
      <w:r>
        <w:t xml:space="preserve">Tidak ada komisi atau bonus bila tidak ada penjualan produk.</w:t>
      </w:r>
    </w:p>
    <w:p>
      <w:pPr>
        <w:pStyle w:val="ListParagraph"/>
        <w:numPr>
          <w:ilvl w:val="0"/>
          <w:numId w:val="10"/>
        </w:numPr>
        <w:spacing w:after="60"/>
      </w:pPr>
      <w:r>
        <w:rPr>
          <w:b/>
          <w:bCs/>
        </w:rPr>
        <w:t xml:space="preserve">Larangan penghimpunan dana.</w:t>
      </w:r>
      <w:r>
        <w:t xml:space="preserve"> Perusahaan dan Mitra PLS tidak menghimpun dana masyarakat dalam bentuk apa pun.</w:t>
      </w:r>
    </w:p>
    <w:p>
      <w:pPr>
        <w:pStyle w:val="ListParagraph"/>
        <w:numPr>
          <w:ilvl w:val="0"/>
          <w:numId w:val="10"/>
        </w:numPr>
        <w:spacing w:after="60"/>
      </w:pPr>
      <w:r>
        <w:rPr>
          <w:b/>
          <w:bCs/>
        </w:rPr>
        <w:t xml:space="preserve">Larangan klaim penghasilan dan klaim investasi.</w:t>
      </w:r>
      <w:r>
        <w:t xml:space="preserve"> Mitra PLS dilarang menjanjikan penghasilan atau keuntungan investasi. Ketentuan rinci ada dalam Kode Etik.</w:t>
      </w:r>
    </w:p>
    <w:p>
      <w:pPr>
        <w:pStyle w:val="ListParagraph"/>
        <w:numPr>
          <w:ilvl w:val="0"/>
          <w:numId w:val="10"/>
        </w:numPr>
        <w:spacing w:after="60"/>
      </w:pPr>
      <w:r>
        <w:rPr>
          <w:b/>
          <w:bCs/>
        </w:rPr>
        <w:t xml:space="preserve">Pengungkapan penghasilan.</w:t>
      </w:r>
      <w:r>
        <w:t xml:space="preserve"> Perusahaan menerbitkan ringkasan penghasilan Mitra PLS setiap tahun: median, sebaran, dan porsi Mitra PLS yang tidak menerima bonus.</w:t>
      </w:r>
    </w:p>
    <w:p>
      <w:pPr>
        <w:pStyle w:val="ListParagraph"/>
        <w:numPr>
          <w:ilvl w:val="0"/>
          <w:numId w:val="10"/>
        </w:numPr>
        <w:spacing w:after="60"/>
      </w:pPr>
      <w:r>
        <w:rPr>
          <w:b/>
          <w:bCs/>
        </w:rPr>
        <w:t xml:space="preserve">Perubahan Rencana Pemasaran</w:t>
      </w:r>
      <w:r>
        <w:t xml:space="preserve"> diberitahukan kepada Mitra PLS paling lambat 30 hari sebelum berlaku, dan dilaporkan sesuai ketentuan perizinan. Perubahan tidak mengurangi komisi dan bonus yang telah menjadi hak Mitra PLS.</w:t>
      </w:r>
    </w:p>
    <w:p>
      <w:pPr>
        <w:pStyle w:val="ListParagraph"/>
        <w:numPr>
          <w:ilvl w:val="0"/>
          <w:numId w:val="10"/>
        </w:numPr>
        <w:spacing w:after="60"/>
      </w:pPr>
      <w:r>
        <w:rPr>
          <w:b/>
          <w:bCs/>
        </w:rPr>
        <w:t xml:space="preserve">Penyelesaian perselisihan</w:t>
      </w:r>
      <w:r>
        <w:t xml:space="preserve"> mengikuti Kode Etik.</w:t>
      </w:r>
    </w:p>
    <w:p>
      <w:pPr>
        <w:pStyle w:val="Heading1"/>
        <w:pageBreakBefore/>
      </w:pPr>
      <w:r>
        <w:t xml:space="preserve">Lampiran A. Daftar Istilah</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602"/>
        <w:gridCol w:w="5704"/>
      </w:tblGrid>
      <w:tr>
        <w:trPr>
          <w:cantSplit/>
          <w:tblHeader/>
        </w:trPr>
        <w:tc>
          <w:tcPr>
            <w:tcW w:type="dxa" w:w="3602"/>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Istilah</w:t>
            </w:r>
          </w:p>
        </w:tc>
        <w:tc>
          <w:tcPr>
            <w:tcW w:type="dxa" w:w="5704"/>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Arti</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Perusahaan</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PT MITRANS [nama lengkap ●]</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Mitra PLS</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Mitra Marketing Penggerak Literasi Syariah, yaitu Penjual Langsung yang terdaftar dan menyetujui Kode Etik serta Ketentuan Kemitraan</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Pelanggan</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Pembeli Lisensi atau Langganan yang bukan Mitra PLS</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Lisensi</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Lisensi penggunaan perangkat lunak Mitrans-Astra, termasuk akses 3 bulan</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Langganan</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Perpanjangan akses bulanan mulai bulan ke-4</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Konversi Lisensi</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Pencatatan Lisensi Pelanggan menjadi Lisensi Mitra PLS dalam 60 hari sejak pembelian (bagian 5.5)</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Workshop pelatihan</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Pelatihan 2 hari setiap bulan bagi pemegang Lisensi, tanpa biaya</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Omzet bersih</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Nilai penjualan setelah dikurangi PPN</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PV</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Nilai poin; 1 PV setara Rp100.000 omzet bersih</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Kaki kiri dan kaki kanan</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Dua cabang jaringan biner di bawah suatu posisi</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Kaki kecil</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Kaki dengan jumlah Lisensi atau PV lebih sedikit</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Level atau kedalaman</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Jarak suatu posisi dari posisi Mitra PLS di atasnya; dihitung sampai 10</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Pasangan</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1 Lisensi di kaki kiri dan 1 Lisensi di kaki kanan yang belum pernah dipasangkan</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Sponsor</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Mitra PLS yang merujuk Mitra PLS baru atau Pelanggan</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Generasi</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Urutan garis sponsor; generasi 1 adalah Mitra PLS yang disponsori langsung</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Aktif</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Melakukan paling sedikit </w:t>
            </w:r>
            <w:del w:id="9071" w:author="Claude (draf untuk Coach Doddy)" w:date="2026-10-27T12:00:00Z">
              <w:r>
                <w:rPr>
                  <w:sz w:val="19"/>
                  <w:szCs w:val="19"/>
                </w:rPr>
                <w:delText xml:space="preserve">2 penjualan</w:delText>
              </w:r>
            </w:del>
            <w:ins w:id="9072" w:author="Claude (draf untuk Coach Doddy)" w:date="2026-10-27T12:00:00Z">
              <w:r>
                <w:rPr>
                  <w:sz w:val="19"/>
                  <w:szCs w:val="19"/>
                </w:rPr>
                <w:t xml:space="preserve">1 penjualan</w:t>
              </w:r>
            </w:ins>
            <w:r>
              <w:rPr>
                <w:sz w:val="19"/>
                <w:szCs w:val="19"/>
              </w:rPr>
              <w:t xml:space="preserve"> baru pribadi dalam satu bulan kalender</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Pool Aktif</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Dana bulanan untuk Mitra PLS aktif, dibagi sebanding penjualan baru pribadi</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Peringkat</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Bronze, Silver, Gold, Platinum, Diamond, dan Emerald</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Identitas</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Nomor Induk Kependudukan (NIK)</w:t>
            </w:r>
          </w:p>
        </w:tc>
      </w:tr>
      <w:tr>
        <w:trPr>
          <w:cantSplit/>
          <w:tblHeader w:val="off"/>
        </w:trPr>
        <w:tc>
          <w:tcPr>
            <w:tcW w:type="dxa" w:w="36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Akun struktural</w:t>
            </w:r>
          </w:p>
        </w:tc>
        <w:tc>
          <w:tcPr>
            <w:tcW w:type="dxa" w:w="570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Posisi Mitrans 001, 002, dan 003 yang dipegang Perusahaan</w:t>
            </w:r>
          </w:p>
        </w:tc>
      </w:tr>
    </w:tbl>
    <w:p>
      <w:pPr>
        <w:spacing w:after="120"/>
      </w:pPr>
    </w:p>
    <w:p>
      <w:pPr>
        <w:pStyle w:val="Heading1"/>
        <w:pageBreakBefore/>
      </w:pPr>
      <w:r>
        <w:t xml:space="preserve">Lampiran B. Contoh Perhitungan Rinci</w:t>
      </w:r>
    </w:p>
    <w:p>
      <w:pPr>
        <w:pStyle w:val="Heading2"/>
      </w:pPr>
      <w:r>
        <w:t xml:space="preserve">B.1 Bonus Level</w:t>
      </w:r>
    </w:p>
    <w:p>
      <w:pPr>
        <w:spacing w:after="120"/>
      </w:pPr>
      <w:r>
        <w:t xml:space="preserve">Mitra PLS memiliki Lisensi di kaki kiri dan kaki kanan pada kedalaman 1, 2, dan 3. Saat kedalaman 4 pertama kali berisi Lisensi di kedua kaki, Mitra PLS menerima Rp750.000. Bonus untuk satu kedalaman hanya dibayar sekali. Jumlahnya paling banyak 10 × Rp750.000 = Rp7.500.000.</w:t>
      </w:r>
    </w:p>
    <w:p>
      <w:pPr>
        <w:pStyle w:val="Heading2"/>
      </w:pPr>
      <w:r>
        <w:t xml:space="preserve">B.2 Bonus Pasangan dan sisa unit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23"/>
        <w:gridCol w:w="1551"/>
        <w:gridCol w:w="1654"/>
        <w:gridCol w:w="1034"/>
        <w:gridCol w:w="1137"/>
        <w:gridCol w:w="1757"/>
        <w:gridCol w:w="1450"/>
      </w:tblGrid>
      <w:tr>
        <w:trPr>
          <w:cantSplit/>
          <w:tblHeader/>
        </w:trPr>
        <w:tc>
          <w:tcPr>
            <w:tcW w:type="dxa" w:w="723"/>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Hari</w:t>
            </w:r>
          </w:p>
        </w:tc>
        <w:tc>
          <w:tcPr>
            <w:tcW w:type="dxa" w:w="1551"/>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Unit kiri masuk</w:t>
            </w:r>
          </w:p>
        </w:tc>
        <w:tc>
          <w:tcPr>
            <w:tcW w:type="dxa" w:w="1654"/>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Unit kanan masuk</w:t>
            </w:r>
          </w:p>
        </w:tc>
        <w:tc>
          <w:tcPr>
            <w:tcW w:type="dxa" w:w="1034"/>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Saldo kiri</w:t>
            </w:r>
          </w:p>
        </w:tc>
        <w:tc>
          <w:tcPr>
            <w:tcW w:type="dxa" w:w="1137"/>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Saldo kanan</w:t>
            </w:r>
          </w:p>
        </w:tc>
        <w:tc>
          <w:tcPr>
            <w:tcW w:type="dxa" w:w="1757"/>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Pasangan dibayar</w:t>
            </w:r>
          </w:p>
        </w:tc>
        <w:tc>
          <w:tcPr>
            <w:tcW w:type="dxa" w:w="1450"/>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Bonus</w:t>
            </w:r>
          </w:p>
        </w:tc>
      </w:tr>
      <w:tr>
        <w:trPr>
          <w:cantSplit/>
          <w:tblHeader w:val="off"/>
        </w:trPr>
        <w:tc>
          <w:tcPr>
            <w:tcW w:type="dxa" w:w="72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Hari 1</w:t>
            </w:r>
          </w:p>
        </w:tc>
        <w:tc>
          <w:tcPr>
            <w:tcW w:type="dxa" w:w="155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3</w:t>
            </w:r>
          </w:p>
        </w:tc>
        <w:tc>
          <w:tcPr>
            <w:tcW w:type="dxa" w:w="165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1</w:t>
            </w:r>
          </w:p>
        </w:tc>
        <w:tc>
          <w:tcPr>
            <w:tcW w:type="dxa" w:w="103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3</w:t>
            </w:r>
          </w:p>
        </w:tc>
        <w:tc>
          <w:tcPr>
            <w:tcW w:type="dxa" w:w="1137"/>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1</w:t>
            </w:r>
          </w:p>
        </w:tc>
        <w:tc>
          <w:tcPr>
            <w:tcW w:type="dxa" w:w="1757"/>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1</w:t>
            </w:r>
          </w:p>
        </w:tc>
        <w:tc>
          <w:tcPr>
            <w:tcW w:type="dxa" w:w="145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Rp150.000</w:t>
            </w:r>
          </w:p>
        </w:tc>
      </w:tr>
      <w:tr>
        <w:trPr>
          <w:cantSplit/>
          <w:tblHeader w:val="off"/>
        </w:trPr>
        <w:tc>
          <w:tcPr>
            <w:tcW w:type="dxa" w:w="72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Hari 2</w:t>
            </w:r>
          </w:p>
        </w:tc>
        <w:tc>
          <w:tcPr>
            <w:tcW w:type="dxa" w:w="155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0</w:t>
            </w:r>
          </w:p>
        </w:tc>
        <w:tc>
          <w:tcPr>
            <w:tcW w:type="dxa" w:w="165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4</w:t>
            </w:r>
          </w:p>
        </w:tc>
        <w:tc>
          <w:tcPr>
            <w:tcW w:type="dxa" w:w="103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2</w:t>
            </w:r>
          </w:p>
        </w:tc>
        <w:tc>
          <w:tcPr>
            <w:tcW w:type="dxa" w:w="1137"/>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4</w:t>
            </w:r>
          </w:p>
        </w:tc>
        <w:tc>
          <w:tcPr>
            <w:tcW w:type="dxa" w:w="1757"/>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2</w:t>
            </w:r>
          </w:p>
        </w:tc>
        <w:tc>
          <w:tcPr>
            <w:tcW w:type="dxa" w:w="145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Rp300.000</w:t>
            </w:r>
          </w:p>
        </w:tc>
      </w:tr>
      <w:tr>
        <w:trPr>
          <w:cantSplit/>
          <w:tblHeader w:val="off"/>
        </w:trPr>
        <w:tc>
          <w:tcPr>
            <w:tcW w:type="dxa" w:w="72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Hari 3</w:t>
            </w:r>
          </w:p>
        </w:tc>
        <w:tc>
          <w:tcPr>
            <w:tcW w:type="dxa" w:w="155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25</w:t>
            </w:r>
          </w:p>
        </w:tc>
        <w:tc>
          <w:tcPr>
            <w:tcW w:type="dxa" w:w="165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30</w:t>
            </w:r>
          </w:p>
        </w:tc>
        <w:tc>
          <w:tcPr>
            <w:tcW w:type="dxa" w:w="1034"/>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25</w:t>
            </w:r>
          </w:p>
        </w:tc>
        <w:tc>
          <w:tcPr>
            <w:tcW w:type="dxa" w:w="1137"/>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32</w:t>
            </w:r>
          </w:p>
        </w:tc>
        <w:tc>
          <w:tcPr>
            <w:tcW w:type="dxa" w:w="1757"/>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20 (batas harian)</w:t>
            </w:r>
          </w:p>
        </w:tc>
        <w:tc>
          <w:tcPr>
            <w:tcW w:type="dxa" w:w="1450"/>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Rp3.000.000</w:t>
            </w:r>
          </w:p>
        </w:tc>
      </w:tr>
    </w:tbl>
    <w:p>
      <w:pPr>
        <w:spacing w:after="120"/>
      </w:pPr>
    </w:p>
    <w:p>
      <w:pPr>
        <w:spacing w:after="120"/>
      </w:pPr>
      <w:r>
        <w:t xml:space="preserve">Sisa unit setelah hari 3: kiri 5, kanan 12. Sisa ini dipakai pada hari berikutnya.</w:t>
      </w:r>
    </w:p>
    <w:p>
      <w:pPr>
        <w:pStyle w:val="Heading2"/>
      </w:pPr>
      <w:r>
        <w:t xml:space="preserve">B.3 Bonus Pembinaan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95"/>
        <w:gridCol w:w="2938"/>
        <w:gridCol w:w="2122"/>
        <w:gridCol w:w="2451"/>
      </w:tblGrid>
      <w:tr>
        <w:trPr>
          <w:cantSplit/>
          <w:tblHeader/>
        </w:trPr>
        <w:tc>
          <w:tcPr>
            <w:tcW w:type="dxa" w:w="1795"/>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Generasi</w:t>
            </w:r>
          </w:p>
        </w:tc>
        <w:tc>
          <w:tcPr>
            <w:tcW w:type="dxa" w:w="2938"/>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Bonus Pasangan generasi itu</w:t>
            </w:r>
          </w:p>
        </w:tc>
        <w:tc>
          <w:tcPr>
            <w:tcW w:type="dxa" w:w="2122"/>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Persentase</w:t>
            </w:r>
          </w:p>
        </w:tc>
        <w:tc>
          <w:tcPr>
            <w:tcW w:type="dxa" w:w="2451"/>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Bonus Pembinaan</w:t>
            </w:r>
          </w:p>
        </w:tc>
      </w:tr>
      <w:tr>
        <w:trPr>
          <w:cantSplit/>
          <w:tblHeader w:val="off"/>
        </w:trPr>
        <w:tc>
          <w:tcPr>
            <w:tcW w:type="dxa" w:w="179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1</w:t>
            </w:r>
          </w:p>
        </w:tc>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Rp2.000.000</w:t>
            </w:r>
          </w:p>
        </w:tc>
        <w:tc>
          <w:tcPr>
            <w:tcW w:type="dxa" w:w="212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25%</w:t>
            </w:r>
          </w:p>
        </w:tc>
        <w:tc>
          <w:tcPr>
            <w:tcW w:type="dxa" w:w="245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Rp500.000</w:t>
            </w:r>
          </w:p>
        </w:tc>
      </w:tr>
      <w:tr>
        <w:trPr>
          <w:cantSplit/>
          <w:tblHeader w:val="off"/>
        </w:trPr>
        <w:tc>
          <w:tcPr>
            <w:tcW w:type="dxa" w:w="179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2</w:t>
            </w:r>
          </w:p>
        </w:tc>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Rp1.000.000</w:t>
            </w:r>
          </w:p>
        </w:tc>
        <w:tc>
          <w:tcPr>
            <w:tcW w:type="dxa" w:w="212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25%</w:t>
            </w:r>
          </w:p>
        </w:tc>
        <w:tc>
          <w:tcPr>
            <w:tcW w:type="dxa" w:w="245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Rp250.000</w:t>
            </w:r>
          </w:p>
        </w:tc>
      </w:tr>
      <w:tr>
        <w:trPr>
          <w:cantSplit/>
          <w:tblHeader w:val="off"/>
        </w:trPr>
        <w:tc>
          <w:tcPr>
            <w:tcW w:type="dxa" w:w="179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3</w:t>
            </w:r>
          </w:p>
        </w:tc>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Rp800.000</w:t>
            </w:r>
          </w:p>
        </w:tc>
        <w:tc>
          <w:tcPr>
            <w:tcW w:type="dxa" w:w="212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25%</w:t>
            </w:r>
          </w:p>
        </w:tc>
        <w:tc>
          <w:tcPr>
            <w:tcW w:type="dxa" w:w="245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Rp200.000</w:t>
            </w:r>
          </w:p>
        </w:tc>
      </w:tr>
      <w:tr>
        <w:trPr>
          <w:cantSplit/>
          <w:tblHeader w:val="off"/>
        </w:trPr>
        <w:tc>
          <w:tcPr>
            <w:tcW w:type="dxa" w:w="179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4</w:t>
            </w:r>
          </w:p>
        </w:tc>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Rp500.000</w:t>
            </w:r>
          </w:p>
        </w:tc>
        <w:tc>
          <w:tcPr>
            <w:tcW w:type="dxa" w:w="212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10%</w:t>
            </w:r>
          </w:p>
        </w:tc>
        <w:tc>
          <w:tcPr>
            <w:tcW w:type="dxa" w:w="245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Rp50.000</w:t>
            </w:r>
          </w:p>
        </w:tc>
      </w:tr>
      <w:tr>
        <w:trPr>
          <w:cantSplit/>
          <w:tblHeader w:val="off"/>
        </w:trPr>
        <w:tc>
          <w:tcPr>
            <w:tcW w:type="dxa" w:w="179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5</w:t>
            </w:r>
          </w:p>
        </w:tc>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Rp300.000</w:t>
            </w:r>
          </w:p>
        </w:tc>
        <w:tc>
          <w:tcPr>
            <w:tcW w:type="dxa" w:w="212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10%</w:t>
            </w:r>
          </w:p>
        </w:tc>
        <w:tc>
          <w:tcPr>
            <w:tcW w:type="dxa" w:w="245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Rp30.000</w:t>
            </w:r>
          </w:p>
        </w:tc>
      </w:tr>
      <w:tr>
        <w:trPr>
          <w:cantSplit/>
          <w:tblHeader w:val="off"/>
        </w:trPr>
        <w:tc>
          <w:tcPr>
            <w:tcW w:type="dxa" w:w="179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6</w:t>
            </w:r>
          </w:p>
        </w:tc>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Rp100.000</w:t>
            </w:r>
          </w:p>
        </w:tc>
        <w:tc>
          <w:tcPr>
            <w:tcW w:type="dxa" w:w="212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10%</w:t>
            </w:r>
          </w:p>
        </w:tc>
        <w:tc>
          <w:tcPr>
            <w:tcW w:type="dxa" w:w="245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sz w:val="19"/>
                <w:szCs w:val="19"/>
              </w:rPr>
              <w:t xml:space="preserve">Rp10.000</w:t>
            </w:r>
          </w:p>
        </w:tc>
      </w:tr>
      <w:tr>
        <w:trPr>
          <w:cantSplit/>
          <w:tblHeader w:val="off"/>
        </w:trPr>
        <w:tc>
          <w:tcPr>
            <w:tcW w:type="dxa" w:w="1795"/>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b/>
                <w:bCs/>
                <w:sz w:val="19"/>
                <w:szCs w:val="19"/>
              </w:rPr>
              <w:t xml:space="preserve">Jumlah</w:t>
            </w:r>
          </w:p>
        </w:tc>
        <w:tc>
          <w:tcPr>
            <w:tcW w:type="dxa" w:w="2938"/>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
            </w:r>
          </w:p>
        </w:tc>
        <w:tc>
          <w:tcPr>
            <w:tcW w:type="dxa" w:w="212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
            </w:r>
          </w:p>
        </w:tc>
        <w:tc>
          <w:tcPr>
            <w:tcW w:type="dxa" w:w="2451"/>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right"/>
            </w:pPr>
            <w:r>
              <w:rPr>
                <w:b/>
                <w:bCs/>
                <w:sz w:val="19"/>
                <w:szCs w:val="19"/>
              </w:rPr>
              <w:t xml:space="preserve">Rp1.040.000</w:t>
            </w:r>
          </w:p>
        </w:tc>
      </w:tr>
    </w:tbl>
    <w:p>
      <w:pPr>
        <w:spacing w:after="120"/>
      </w:pPr>
    </w:p>
    <w:p>
      <w:pPr>
        <w:spacing w:after="120"/>
      </w:pPr>
      <w:r>
        <w:t xml:space="preserve">Bonus Pembinaan hanya dibayar bila Mitra PLS penerima aktif pada bulan itu. Bila tidak, bonus ditahan sesuai bagian 9.3.</w:t>
      </w:r>
    </w:p>
    <w:p>
      <w:pPr>
        <w:pStyle w:val="Heading2"/>
      </w:pPr>
      <w:r>
        <w:t xml:space="preserve">B.4 Pasangan Langganan</w:t>
      </w:r>
    </w:p>
    <w:p>
      <w:pPr>
        <w:spacing w:after="120"/>
      </w:pPr>
      <w:r>
        <w:t xml:space="preserve">Bulan itu, kaki kiri memiliki 40 Langganan berbayar dalam 10 level (140 PV) dan kaki kanan 25 Langganan (87,5 PV). Kaki kecil 87,5 PV × Rp100.000 × 3% = Rp262.500. Saldo kaki besar tidak dibawa ke bulan berikutnya.</w:t>
      </w:r>
    </w:p>
    <w:p>
      <w:pPr>
        <w:pStyle w:val="Heading2"/>
      </w:pPr>
      <w:r>
        <w:t xml:space="preserve">B.5 Antrean Bonus Prestasi</w:t>
      </w:r>
    </w:p>
    <w:p>
      <w:pPr>
        <w:spacing w:after="120"/>
      </w:pPr>
      <w:r>
        <w:t xml:space="preserve">Dana peringkat bulan itu Rp100.000.000, sedangkan klaim baru Rp130.000.000.</w:t>
      </w:r>
    </w:p>
    <w:p>
      <w:pPr>
        <w:pStyle w:val="ListParagraph"/>
        <w:numPr>
          <w:ilvl w:val="0"/>
          <w:numId w:val="2"/>
        </w:numPr>
        <w:spacing w:after="60"/>
      </w:pPr>
      <w:r>
        <w:t xml:space="preserve">Klaim dibayar menurut urutan sampai Rp100.000.000, dengan nominal utuh per klaim.</w:t>
      </w:r>
    </w:p>
    <w:p>
      <w:pPr>
        <w:pStyle w:val="ListParagraph"/>
        <w:numPr>
          <w:ilvl w:val="0"/>
          <w:numId w:val="2"/>
        </w:numPr>
        <w:spacing w:after="60"/>
      </w:pPr>
      <w:r>
        <w:t xml:space="preserve">Klaim senilai Rp30.000.000 menunggu dan dibayar lebih dulu dari dana bulan berikutnya.</w:t>
      </w:r>
    </w:p>
    <w:p>
      <w:pPr>
        <w:pStyle w:val="ListParagraph"/>
        <w:numPr>
          <w:ilvl w:val="0"/>
          <w:numId w:val="2"/>
        </w:numPr>
        <w:spacing w:after="60"/>
      </w:pPr>
      <w:r>
        <w:t xml:space="preserve">Bila menunggu lebih dari 6 bulan, klaim itu dilunasi dari dana cadangan Perusahaan.</w:t>
      </w:r>
    </w:p>
    <w:p>
      <w:pPr>
        <w:pStyle w:val="Heading1"/>
        <w:pageBreakBefore/>
      </w:pPr>
      <w:r>
        <w:t xml:space="preserve">Lampiran C. Ringkasan Alur Bonus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3102"/>
        <w:gridCol w:w="3102"/>
      </w:tblGrid>
      <w:tr>
        <w:trPr>
          <w:cantSplit/>
          <w:tblHeader/>
        </w:trPr>
        <w:tc>
          <w:tcPr>
            <w:tcW w:type="dxa" w:w="3102"/>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Saat</w:t>
            </w:r>
          </w:p>
        </w:tc>
        <w:tc>
          <w:tcPr>
            <w:tcW w:type="dxa" w:w="3102"/>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Yang Mitra PLS peroleh</w:t>
            </w:r>
          </w:p>
        </w:tc>
        <w:tc>
          <w:tcPr>
            <w:tcW w:type="dxa" w:w="3102"/>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Syarat</w:t>
            </w:r>
          </w:p>
        </w:tc>
      </w:tr>
      <w:tr>
        <w:trPr>
          <w:cantSplit/>
          <w:tblHeader w:val="off"/>
        </w:trPr>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Menjual Lisensi</w:t>
            </w:r>
          </w:p>
        </w:tc>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Sponsor Rp750.000</w:t>
            </w:r>
          </w:p>
        </w:tc>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Penjualan lunas</w:t>
            </w:r>
          </w:p>
        </w:tc>
      </w:tr>
      <w:tr>
        <w:trPr>
          <w:cantSplit/>
          <w:tblHeader w:val="off"/>
        </w:trPr>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Menjual kepada Pelanggan, lalu mendampinginya</w:t>
            </w:r>
          </w:p>
        </w:tc>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Layanan Berkah Rp50.000</w:t>
            </w:r>
          </w:p>
        </w:tc>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30 hari dan dikonfirmasi Pelanggan</w:t>
            </w:r>
          </w:p>
        </w:tc>
      </w:tr>
      <w:tr>
        <w:trPr>
          <w:cantSplit/>
          <w:tblHeader w:val="off"/>
        </w:trPr>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Jaringan tumbuh di kaki kiri dan kanan</w:t>
            </w:r>
          </w:p>
        </w:tc>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Level, Bonus Pasangan, Bonus Pembinaan</w:t>
            </w:r>
          </w:p>
        </w:tc>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Aktif bulan itu</w:t>
            </w:r>
          </w:p>
        </w:tc>
      </w:tr>
      <w:tr>
        <w:trPr>
          <w:cantSplit/>
          <w:tblHeader w:val="off"/>
        </w:trPr>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Kaki kecil mencapai 5, 15, 50, 150, 500, 1.000 Lisensi</w:t>
            </w:r>
          </w:p>
        </w:tc>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Bonus Prestasi Bronze sampai Emerald</w:t>
            </w:r>
          </w:p>
        </w:tc>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Aktif pada bulan klaim</w:t>
            </w:r>
          </w:p>
        </w:tc>
      </w:tr>
      <w:tr>
        <w:trPr>
          <w:cantSplit/>
          <w:tblHeader w:val="off"/>
        </w:trPr>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Kaki kecil mencapai 400 atau 1.000 Lisensi</w:t>
            </w:r>
          </w:p>
        </w:tc>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Royalti</w:t>
            </w:r>
          </w:p>
        </w:tc>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Aktif bulan itu</w:t>
            </w:r>
          </w:p>
        </w:tc>
      </w:tr>
      <w:tr>
        <w:trPr>
          <w:cantSplit/>
          <w:tblHeader w:val="off"/>
        </w:trPr>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Pelanggan dan Mitra PLS langsung berlangganan</w:t>
            </w:r>
          </w:p>
        </w:tc>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Komisi Langganan Rp70.000 per Langganan per bulan</w:t>
            </w:r>
          </w:p>
        </w:tc>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Langganan sendiri aktif, pernah aktif, 1 kegiatan pembinaan</w:t>
            </w:r>
          </w:p>
        </w:tc>
      </w:tr>
      <w:tr>
        <w:trPr>
          <w:cantSplit/>
          <w:tblHeader w:val="off"/>
        </w:trPr>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Jaringan berlangganan di kaki kiri dan kanan</w:t>
            </w:r>
          </w:p>
        </w:tc>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Pasangan Langganan; Royalti RO pada kaki kecil 100 atau 400 Lisensi</w:t>
            </w:r>
          </w:p>
        </w:tc>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Sama dengan Komisi Langganan</w:t>
            </w:r>
          </w:p>
        </w:tc>
      </w:tr>
      <w:tr>
        <w:trPr>
          <w:cantSplit/>
          <w:tblHeader w:val="off"/>
        </w:trPr>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Setiap bulan aktif</w:t>
            </w:r>
          </w:p>
        </w:tc>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Bagian Pool Aktif</w:t>
            </w:r>
          </w:p>
        </w:tc>
        <w:tc>
          <w:tcPr>
            <w:tcW w:type="dxa" w:w="3102"/>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Aktif bulan itu</w:t>
            </w:r>
          </w:p>
        </w:tc>
      </w:tr>
    </w:tbl>
    <w:p>
      <w:pPr>
        <w:spacing w:after="120"/>
      </w:pPr>
    </w:p>
    <w:p>
      <w:pPr>
        <w:spacing w:after="120"/>
      </w:pPr>
      <w:r>
        <w:t xml:space="preserve">Tidak ada jaminan penghasilan. Komisi dan bonus berasal dari penjualan dan pembinaan nyata.</w:t>
      </w:r>
    </w:p>
    <w:sectPr>
      <w:headerReference w:type="default" r:id="rId6"/>
      <w:headerReference w:type="first" r:id="rId7"/>
      <w:footerReference w:type="default" r:id="rId8"/>
      <w:footerReference w:type="first" r:id="rId9"/>
      <w:pgSz w:w="11906" w:h="16838" w:orient="portrait"/>
      <w:pgMar w:top="1300" w:right="1300" w:bottom="1300" w:left="13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rFonts w:ascii="Calibri" w:cs="Calibri" w:eastAsia="Calibri" w:hAnsi="Calibri"/>
        <w:color w:val="5F6B73"/>
        <w:sz w:val="16"/>
        <w:szCs w:val="16"/>
      </w:rPr>
      <w:t xml:space="preserve">Draf v1.</w:t>
    </w:r>
    <w:del w:id="9501" w:author="Claude (draf untuk Coach Doddy)" w:date="2026-10-27T12:00:00Z">
      <w:r>
        <w:rPr>
          <w:rFonts w:ascii="Calibri" w:cs="Calibri" w:eastAsia="Calibri" w:hAnsi="Calibri"/>
          <w:color w:val="5F6B73"/>
          <w:sz w:val="16"/>
          <w:szCs w:val="16"/>
        </w:rPr>
        <w:delText xml:space="preserve">2</w:delText>
      </w:r>
    </w:del>
    <w:ins w:id="9502" w:author="Claude (draf untuk Coach Doddy)" w:date="2026-10-27T12:00:00Z">
      <w:r>
        <w:rPr>
          <w:rFonts w:ascii="Calibri" w:cs="Calibri" w:eastAsia="Calibri" w:hAnsi="Calibri"/>
          <w:color w:val="5F6B73"/>
          <w:sz w:val="16"/>
          <w:szCs w:val="16"/>
        </w:rPr>
        <w:t xml:space="preserve">3</w:t>
      </w:r>
    </w:ins>
    <w:r>
      <w:rPr>
        <w:rFonts w:ascii="Calibri" w:cs="Calibri" w:eastAsia="Calibri" w:hAnsi="Calibri"/>
        <w:color w:val="5F6B73"/>
        <w:sz w:val="16"/>
        <w:szCs w:val="16"/>
      </w:rPr>
      <w:t xml:space="preserve"> · 27 Oktober 2026</w:t>
    </w:r>
    <w:r>
      <w:rPr>
        <w:color w:val="5F6B73"/>
        <w:sz w:val="16"/>
        <w:szCs w:val="16"/>
      </w:rPr>
      <w:t xml:space="preserve">	Halaman </w:t>
    </w:r>
    <w:r>
      <w:rPr>
        <w:color w:val="5F6B73"/>
        <w:sz w:val="16"/>
        <w:szCs w:val="16"/>
      </w:rPr>
      <w:fldChar w:fldCharType="begin"/>
      <w:instrText xml:space="preserve">PAGE</w:instrText>
      <w:fldChar w:fldCharType="separate"/>
      <w:fldChar w:fldCharType="end"/>
    </w:r>
    <w:r>
      <w:rPr>
        <w:color w:val="5F6B73"/>
        <w:sz w:val="16"/>
        <w:szCs w:val="16"/>
      </w:rPr>
      <w:t xml:space="preserve"> dari </w:t>
    </w:r>
    <w:r>
      <w:rPr>
        <w:color w:val="5F6B7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F6B73"/>
        <w:sz w:val="16"/>
        <w:szCs w:val="16"/>
      </w:rPr>
      <w:t xml:space="preserve">PT MITRANS · Rencana Pemasaran Mitrans-Astra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5F"/>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E7D6B"/>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1F4E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Rencana Pemasaran Mitrans-Astra</dc:title>
  <dc:creator>PT MITRANS</dc:creator>
  <dc:description>Program Pemasaran untuk Pengajuan Izin Usaha Penjualan Langsung</dc:description>
  <cp:lastModifiedBy>Un-named</cp:lastModifiedBy>
  <cp:revision>1</cp:revision>
  <dcterms:created xsi:type="dcterms:W3CDTF">2026-10-27T09:09:31.056Z</dcterms:created>
  <dcterms:modified xsi:type="dcterms:W3CDTF">2026-10-27T09:09:31.061Z</dcterms:modified>
</cp:coreProperties>
</file>

<file path=docProps/custom.xml><?xml version="1.0" encoding="utf-8"?>
<Properties xmlns="http://schemas.openxmlformats.org/officeDocument/2006/custom-properties" xmlns:vt="http://schemas.openxmlformats.org/officeDocument/2006/docPropsVTypes"/>
</file>