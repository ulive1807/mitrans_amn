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5F6B73"/>
          <w:sz w:val="24"/>
          <w:szCs w:val="24"/>
        </w:rPr>
        <w:t xml:space="preserve">PT MITRANS</w:t>
      </w:r>
    </w:p>
    <w:p>
      <w:pPr>
        <w:pBdr>
          <w:bottom w:val="single" w:color="2E7D6B" w:sz="12" w:space="8"/>
        </w:pBdr>
        <w:spacing w:after="200"/>
      </w:pPr>
      <w:r>
        <w:rPr>
          <w:rFonts w:ascii="Calibri" w:cs="Calibri" w:eastAsia="Calibri" w:hAnsi="Calibri"/>
          <w:b/>
          <w:bCs/>
          <w:color w:val="1F4E5F"/>
          <w:sz w:val="52"/>
          <w:szCs w:val="52"/>
        </w:rPr>
        <w:t xml:space="preserve">Syarat dan Ketentuan mitrans.id</w:t>
      </w:r>
    </w:p>
    <w:p>
      <w:pPr>
        <w:spacing w:after="600"/>
      </w:pPr>
      <w:r>
        <w:rPr>
          <w:rFonts w:ascii="Calibri" w:cs="Calibri" w:eastAsia="Calibri" w:hAnsi="Calibri"/>
          <w:color w:val="2E7D6B"/>
          <w:sz w:val="28"/>
          <w:szCs w:val="28"/>
        </w:rPr>
        <w:t xml:space="preserve">Ketentuan penggunaan Platform Mitrans-Astra dan Ketentuan Kemitraan</w:t>
      </w:r>
    </w:p>
    <w:p>
      <w:pPr>
        <w:spacing w:after="80"/>
      </w:pPr>
      <w:r>
        <w:rPr>
          <w:color w:val="5F6B73"/>
          <w:sz w:val="22"/>
          <w:szCs w:val="22"/>
        </w:rPr>
        <w:t xml:space="preserve">Bagian A: berlaku bagi semua pengguna</w:t>
      </w:r>
    </w:p>
    <w:p>
      <w:pPr>
        <w:spacing w:after="80"/>
      </w:pPr>
      <w:r>
        <w:rPr>
          <w:color w:val="5F6B73"/>
          <w:sz w:val="22"/>
          <w:szCs w:val="22"/>
        </w:rPr>
        <w:t xml:space="preserve">Bagian B: Ketentuan Kemitraan, perjanjian tertulis antara Perusahaan dan Mitra PLS</w:t>
      </w:r>
    </w:p>
    <w:p>
      <w:pPr>
        <w:spacing w:after="80"/>
      </w:pPr>
      <w:r>
        <w:rPr>
          <w:color w:val="5F6B73"/>
          <w:sz w:val="22"/>
          <w:szCs w:val="22"/>
        </w:rPr>
        <w:t xml:space="preserve">Versi </w:t>
      </w:r>
      <w:del w:id="9001" w:author="Claude (draf untuk Coach Doddy)" w:date="2026-10-27T12:00:00Z">
        <w:r>
          <w:rPr>
            <w:color w:val="5F6B73"/>
            <w:sz w:val="22"/>
            <w:szCs w:val="22"/>
          </w:rPr>
          <w:delText xml:space="preserve">1.2</w:delText>
        </w:r>
      </w:del>
      <w:ins w:id="9002" w:author="Claude (draf untuk Coach Doddy)" w:date="2026-10-27T12:00:00Z">
        <w:r>
          <w:rPr>
            <w:color w:val="5F6B73"/>
            <w:sz w:val="22"/>
            <w:szCs w:val="22"/>
          </w:rPr>
          <w:t xml:space="preserve">1.3</w:t>
        </w:r>
      </w:ins>
      <w:r>
        <w:rPr>
          <w:color w:val="5F6B73"/>
          <w:sz w:val="22"/>
          <w:szCs w:val="22"/>
        </w:rPr>
        <w:t xml:space="preserve"> · 27 Oktober 2026</w:t>
      </w:r>
    </w:p>
    <w:p>
      <w:pPr>
        <w:spacing w:after="80" w:before="1600"/>
      </w:pPr>
      <w:r>
        <w:rPr>
          <w:rFonts w:ascii="Calibri" w:cs="Calibri" w:eastAsia="Calibri" w:hAnsi="Calibri"/>
          <w:b/>
          <w:bCs/>
          <w:color w:val="A0522D"/>
          <w:sz w:val="20"/>
          <w:szCs w:val="20"/>
        </w:rPr>
        <w:t xml:space="preserve">DRAF: untuk ditinjau konsultan hukum sebelum ditayangkan</w:t>
      </w:r>
    </w:p>
    <w:p>
      <w:r>
        <w:br w:type="page"/>
      </w:r>
    </w:p>
    <w:p>
      <w:pPr>
        <w:pStyle w:val="Heading1"/>
      </w:pPr>
      <w:r>
        <w:t xml:space="preserve">Ketentuan Umum</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c>
          <w:tcPr>
            <w:tcW w:type="dxa" w:w="9306"/>
            <w:tcBorders>
              <w:top w:val="single" w:color="E0B74A" w:sz="6"/>
              <w:left w:val="single" w:color="E0B74A" w:sz="18"/>
              <w:bottom w:val="single" w:color="E0B74A" w:sz="6"/>
              <w:right w:val="single" w:color="E0B74A" w:sz="6"/>
            </w:tcBorders>
            <w:shd w:fill="FFF6E0" w:color="auto" w:val="clear"/>
            <w:tcMar>
              <w:top w:type="dxa" w:w="120"/>
              <w:left w:type="dxa" w:w="180"/>
              <w:bottom w:type="dxa" w:w="120"/>
              <w:right w:type="dxa" w:w="180"/>
            </w:tcMar>
          </w:tcPr>
          <w:p>
            <w:pPr>
              <w:spacing w:after="80"/>
            </w:pPr>
            <w:r>
              <w:rPr>
                <w:b/>
                <w:bCs/>
              </w:rPr>
              <w:t xml:space="preserve">Status dokumen: draf.</w:t>
            </w:r>
            <w:r>
              <w:t xml:space="preserve"> Sebelum ditayangkan di mitrans.id, dokumen ini perlu:</w:t>
            </w:r>
          </w:p>
          <w:p>
            <w:pPr>
              <w:pStyle w:val="ListParagraph"/>
              <w:numPr>
                <w:ilvl w:val="0"/>
                <w:numId w:val="2"/>
              </w:numPr>
              <w:spacing w:after="60"/>
            </w:pPr>
            <w:r>
              <w:t xml:space="preserve">ditinjau konsultan hukum;</w:t>
            </w:r>
          </w:p>
          <w:p>
            <w:pPr>
              <w:pStyle w:val="ListParagraph"/>
              <w:numPr>
                <w:ilvl w:val="0"/>
                <w:numId w:val="2"/>
              </w:numPr>
              <w:spacing w:after="60"/>
            </w:pPr>
            <w:r>
              <w:t xml:space="preserve">dilengkapi data yang ditandai [●].</w:t>
            </w:r>
          </w:p>
          <w:p>
            <w:pPr>
              <w:spacing w:after="80"/>
            </w:pPr>
            <w:r>
              <w:t xml:space="preserve">Bagian B (Ketentuan Kemitraan) berfungsi sebagai perjanjian tertulis antara Perusahaan dan Mitra PLS menurut Permendag 70/2019 Pasal 9 ayat (1).</w:t>
            </w:r>
          </w:p>
          <w:p>
            <w:pPr>
              <w:spacing w:after="80"/>
              <w:rPr>
                <w:ins w:id="9003" w:author="Claude (draf untuk Coach Doddy)" w:date="2026-10-27T12:00:00Z"/>
              </w:rPr>
            </w:pPr>
            <w:ins w:id="9004" w:author="Claude (draf untuk Coach Doddy)" w:date="2026-10-27T12:00:00Z">
              <w:r>
                <w:rPr>
                  <w:b/>
                  <w:bCs/>
                </w:rPr>
                <w:t xml:space="preserve">Perubahan versi 1.3</w:t>
              </w:r>
            </w:ins>
            <w:ins w:id="9005" w:author="Claude (draf untuk Coach Doddy)" w:date="2026-10-27T12:00:00Z">
              <w:r>
                <w:t xml:space="preserve"> (27 Oktober 2026): diselaraskan dengan Rencana Pemasaran v1.3, yaitu penarikan bonus tim atas pembatalan (Pasal 7), penempatan posisi jaringan (Pasal 20), dan uang muka mingguan bonus tim (Pasal 21).</w:t>
              </w:r>
            </w:ins>
          </w:p>
        </w:tc>
      </w:tr>
    </w:tbl>
    <w:p>
      <w:pPr>
        <w:spacing w:after="120"/>
      </w:pPr>
    </w:p>
    <w:p>
      <w:pPr>
        <w:spacing w:after="120"/>
      </w:pPr>
      <w:r>
        <w:t xml:space="preserve">Terakhir diperbarui: [tanggal ●]</w:t>
      </w:r>
    </w:p>
    <w:p>
      <w:pPr>
        <w:spacing w:after="120"/>
      </w:pPr>
      <w:r>
        <w:t xml:space="preserve">Selamat datang di mitrans.id. Syarat dan Ketentuan ini mengatur penggunaan situs mitrans.id dan affiliatemarketing.network, aplikasi, serta produk Mitrans-Astra yang diselenggarakan oleh PT MITRANS.</w:t>
      </w:r>
    </w:p>
    <w:p>
      <w:pPr>
        <w:spacing w:after="120"/>
      </w:pPr>
      <w:r>
        <w:rPr>
          <w:b/>
          <w:bCs/>
        </w:rPr>
        <w:t xml:space="preserve">Mohon dibaca dengan saksama.</w:t>
      </w:r>
      <w:r>
        <w:t xml:space="preserve"> Ketentuan ini mengikat setiap pengguna yang:</w:t>
      </w:r>
    </w:p>
    <w:p>
      <w:pPr>
        <w:pStyle w:val="ListParagraph"/>
        <w:numPr>
          <w:ilvl w:val="0"/>
          <w:numId w:val="2"/>
        </w:numPr>
        <w:spacing w:after="60"/>
      </w:pPr>
      <w:r>
        <w:t xml:space="preserve">membuat akun;</w:t>
      </w:r>
    </w:p>
    <w:p>
      <w:pPr>
        <w:pStyle w:val="ListParagraph"/>
        <w:numPr>
          <w:ilvl w:val="0"/>
          <w:numId w:val="2"/>
        </w:numPr>
        <w:spacing w:after="60"/>
      </w:pPr>
      <w:r>
        <w:t xml:space="preserve">membeli Lisensi atau Langganan;</w:t>
      </w:r>
    </w:p>
    <w:p>
      <w:pPr>
        <w:pStyle w:val="ListParagraph"/>
        <w:numPr>
          <w:ilvl w:val="0"/>
          <w:numId w:val="2"/>
        </w:numPr>
        <w:spacing w:after="60"/>
      </w:pPr>
      <w:r>
        <w:t xml:space="preserve">mendaftar sebagai Mitra PLS.</w:t>
      </w:r>
    </w:p>
    <w:p>
      <w:pPr>
        <w:spacing w:after="120"/>
      </w:pPr>
      <w:r>
        <w:t xml:space="preserve">Persetujuan diberikan dengan mencentang kotak persetujuan. Bila Anda tidak menyetujui ketentuan ini, mohon tidak menggunakan layanan kami.</w:t>
      </w:r>
    </w:p>
    <w:p>
      <w:pPr>
        <w:spacing w:after="120"/>
      </w:pPr>
      <w:r>
        <w:t xml:space="preserve">Dokumen ini terdiri atas:</w:t>
      </w:r>
    </w:p>
    <w:p>
      <w:pPr>
        <w:pStyle w:val="ListParagraph"/>
        <w:numPr>
          <w:ilvl w:val="0"/>
          <w:numId w:val="2"/>
        </w:numPr>
        <w:spacing w:after="60"/>
      </w:pPr>
      <w:r>
        <w:rPr>
          <w:b/>
          <w:bCs/>
        </w:rPr>
        <w:t xml:space="preserve">Bagian A</w:t>
      </w:r>
      <w:r>
        <w:t xml:space="preserve">, yang berlaku bagi semua pengguna;</w:t>
      </w:r>
    </w:p>
    <w:p>
      <w:pPr>
        <w:pStyle w:val="ListParagraph"/>
        <w:numPr>
          <w:ilvl w:val="0"/>
          <w:numId w:val="2"/>
        </w:numPr>
        <w:spacing w:after="60"/>
      </w:pPr>
      <w:r>
        <w:rPr>
          <w:b/>
          <w:bCs/>
        </w:rPr>
        <w:t xml:space="preserve">Bagian B</w:t>
      </w:r>
      <w:r>
        <w:t xml:space="preserve">, yang berlaku tambahan bagi Mitra PLS.</w:t>
      </w:r>
    </w:p>
    <w:p>
      <w:pPr>
        <w:pStyle w:val="Heading2"/>
      </w:pPr>
      <w:r>
        <w:t xml:space="preserve">1. Penyelenggara</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4653"/>
        <w:gridCol w:w="4653"/>
      </w:tblGrid>
      <w:tr>
        <w:trPr>
          <w:cantSplit/>
          <w:tblHeader/>
        </w:trPr>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Keterangan</w:t>
            </w:r>
          </w:p>
        </w:tc>
        <w:tc>
          <w:tcPr>
            <w:tcW w:type="dxa" w:w="4653"/>
            <w:tcBorders>
              <w:top w:val="single" w:color="B7C4C9" w:sz="4"/>
              <w:left w:val="single" w:color="B7C4C9" w:sz="4"/>
              <w:bottom w:val="single" w:color="B7C4C9" w:sz="4"/>
              <w:right w:val="single" w:color="B7C4C9" w:sz="4"/>
            </w:tcBorders>
            <w:shd w:fill="E8F1EF" w:color="auto" w:val="clear"/>
            <w:tcMar>
              <w:top w:type="dxa" w:w="60"/>
              <w:left w:type="dxa" w:w="90"/>
              <w:bottom w:type="dxa" w:w="60"/>
              <w:right w:type="dxa" w:w="90"/>
            </w:tcMar>
          </w:tcPr>
          <w:p>
            <w:pPr>
              <w:spacing w:after="0"/>
              <w:jc w:val="left"/>
            </w:pPr>
            <w:r>
              <w:rPr>
                <w:b/>
                <w:bCs/>
                <w:color w:val="1F4E5F"/>
                <w:sz w:val="19"/>
                <w:szCs w:val="19"/>
              </w:rPr>
              <w:t xml:space="preserve">Isi</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Nama</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PT MITRANS [nama lengkap ●]</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Alamat</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NIB</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Situs resmi</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mitrans.id; affiliatemarketing.network (tautan rujukan dan halaman penawaran)</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Tanda Daftar Penyelenggara Sistem Elektronik</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Izin usaha penjualan langsung</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w:t>
            </w:r>
          </w:p>
        </w:tc>
      </w:tr>
      <w:tr>
        <w:trPr>
          <w:cantSplit/>
          <w:tblHeader w:val="off"/>
        </w:trPr>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Layanan pelanggan dan pengaduan</w:t>
            </w:r>
          </w:p>
        </w:tc>
        <w:tc>
          <w:tcPr>
            <w:tcW w:type="dxa" w:w="4653"/>
            <w:tcBorders>
              <w:top w:val="single" w:color="B7C4C9" w:sz="4"/>
              <w:left w:val="single" w:color="B7C4C9" w:sz="4"/>
              <w:bottom w:val="single" w:color="B7C4C9" w:sz="4"/>
              <w:right w:val="single" w:color="B7C4C9" w:sz="4"/>
            </w:tcBorders>
            <w:tcMar>
              <w:top w:type="dxa" w:w="60"/>
              <w:left w:type="dxa" w:w="90"/>
              <w:bottom w:type="dxa" w:w="60"/>
              <w:right w:type="dxa" w:w="90"/>
            </w:tcMar>
          </w:tcPr>
          <w:p>
            <w:pPr>
              <w:spacing w:after="0"/>
              <w:jc w:val="left"/>
            </w:pPr>
            <w:r>
              <w:rPr>
                <w:sz w:val="19"/>
                <w:szCs w:val="19"/>
              </w:rPr>
              <w:t xml:space="preserve">[telepon/WhatsApp ●], [surel ●], [jam layanan ●]</w:t>
            </w:r>
          </w:p>
        </w:tc>
      </w:tr>
    </w:tbl>
    <w:p>
      <w:pPr>
        <w:spacing w:after="120"/>
      </w:pPr>
    </w:p>
    <w:p>
      <w:pPr>
        <w:pStyle w:val="Heading2"/>
      </w:pPr>
      <w:r>
        <w:t xml:space="preserve">2. Pengertian</w:t>
      </w:r>
    </w:p>
    <w:p>
      <w:pPr>
        <w:pStyle w:val="ListParagraph"/>
        <w:numPr>
          <w:ilvl w:val="0"/>
          <w:numId w:val="3"/>
        </w:numPr>
        <w:spacing w:after="60"/>
      </w:pPr>
      <w:r>
        <w:rPr>
          <w:b/>
          <w:bCs/>
        </w:rPr>
        <w:t xml:space="preserve">Kami</w:t>
      </w:r>
      <w:r>
        <w:t xml:space="preserve"> atau </w:t>
      </w:r>
      <w:r>
        <w:rPr>
          <w:b/>
          <w:bCs/>
        </w:rPr>
        <w:t xml:space="preserve">Perusahaan</w:t>
      </w:r>
      <w:r>
        <w:t xml:space="preserve"> adalah PT MITRANS.</w:t>
      </w:r>
    </w:p>
    <w:p>
      <w:pPr>
        <w:pStyle w:val="ListParagraph"/>
        <w:numPr>
          <w:ilvl w:val="0"/>
          <w:numId w:val="3"/>
        </w:numPr>
        <w:spacing w:after="60"/>
      </w:pPr>
      <w:r>
        <w:rPr>
          <w:b/>
          <w:bCs/>
        </w:rPr>
        <w:t xml:space="preserve">Anda</w:t>
      </w:r>
      <w:r>
        <w:t xml:space="preserve"> atau </w:t>
      </w:r>
      <w:r>
        <w:rPr>
          <w:b/>
          <w:bCs/>
        </w:rPr>
        <w:t xml:space="preserve">Pengguna</w:t>
      </w:r>
      <w:r>
        <w:t xml:space="preserve"> adalah setiap orang yang menggunakan mitrans.id, affiliatemarketing.network, atau produk Mitrans-Astra.</w:t>
      </w:r>
    </w:p>
    <w:p>
      <w:pPr>
        <w:pStyle w:val="ListParagraph"/>
        <w:numPr>
          <w:ilvl w:val="0"/>
          <w:numId w:val="3"/>
        </w:numPr>
        <w:spacing w:after="60"/>
      </w:pPr>
      <w:r>
        <w:rPr>
          <w:b/>
          <w:bCs/>
        </w:rPr>
        <w:t xml:space="preserve">Mitra PLS</w:t>
      </w:r>
      <w:r>
        <w:t xml:space="preserve"> (Mitra Marketing Penggerak Literasi Syariah) adalah Pengguna yang terdaftar sebagai Penjual Langsung Mitrans-Astra.</w:t>
      </w:r>
    </w:p>
    <w:p>
      <w:pPr>
        <w:pStyle w:val="ListParagraph"/>
        <w:numPr>
          <w:ilvl w:val="0"/>
          <w:numId w:val="3"/>
        </w:numPr>
        <w:spacing w:after="60"/>
      </w:pPr>
      <w:r>
        <w:rPr>
          <w:b/>
          <w:bCs/>
        </w:rPr>
        <w:t xml:space="preserve">Pelanggan</w:t>
      </w:r>
      <w:r>
        <w:t xml:space="preserve"> adalah Pengguna yang membeli Lisensi atau Langganan dan bukan Mitra PLS.</w:t>
      </w:r>
    </w:p>
    <w:p>
      <w:pPr>
        <w:pStyle w:val="ListParagraph"/>
        <w:numPr>
          <w:ilvl w:val="0"/>
          <w:numId w:val="3"/>
        </w:numPr>
        <w:spacing w:after="60"/>
      </w:pPr>
      <w:r>
        <w:rPr>
          <w:b/>
          <w:bCs/>
        </w:rPr>
        <w:t xml:space="preserve">Lisensi</w:t>
      </w:r>
      <w:r>
        <w:t xml:space="preserve"> adalah hak menggunakan perangkat lunak Mitrans-Astra, termasuk akses 3 bulan sejak aktivasi.</w:t>
      </w:r>
    </w:p>
    <w:p>
      <w:pPr>
        <w:pStyle w:val="ListParagraph"/>
        <w:numPr>
          <w:ilvl w:val="0"/>
          <w:numId w:val="3"/>
        </w:numPr>
        <w:spacing w:after="60"/>
      </w:pPr>
      <w:r>
        <w:rPr>
          <w:b/>
          <w:bCs/>
        </w:rPr>
        <w:t xml:space="preserve">Langganan</w:t>
      </w:r>
      <w:r>
        <w:t xml:space="preserve"> adalah perpanjangan akses bulanan mulai bulan ke-4.</w:t>
      </w:r>
    </w:p>
    <w:p>
      <w:pPr>
        <w:pStyle w:val="ListParagraph"/>
        <w:numPr>
          <w:ilvl w:val="0"/>
          <w:numId w:val="3"/>
        </w:numPr>
        <w:spacing w:after="60"/>
      </w:pPr>
      <w:r>
        <w:rPr>
          <w:b/>
          <w:bCs/>
        </w:rPr>
        <w:t xml:space="preserve">Platform</w:t>
      </w:r>
      <w:r>
        <w:t xml:space="preserve"> adalah Platform Analisa Transaksi Saham Syariah Mitrans-Astra beserta situs dan aplikasinya.</w:t>
      </w:r>
    </w:p>
    <w:p>
      <w:pPr>
        <w:pStyle w:val="ListParagraph"/>
        <w:numPr>
          <w:ilvl w:val="0"/>
          <w:numId w:val="3"/>
        </w:numPr>
        <w:spacing w:after="60"/>
      </w:pPr>
      <w:r>
        <w:rPr>
          <w:b/>
          <w:bCs/>
        </w:rPr>
        <w:t xml:space="preserve">Rencana Pemasaran</w:t>
      </w:r>
      <w:r>
        <w:t xml:space="preserve"> dan </w:t>
      </w:r>
      <w:r>
        <w:rPr>
          <w:b/>
          <w:bCs/>
        </w:rPr>
        <w:t xml:space="preserve">Kode Etik</w:t>
      </w:r>
      <w:r>
        <w:t xml:space="preserve"> adalah dokumen resmi Perusahaan yang tersedia di mitrans.id.</w:t>
      </w:r>
    </w:p>
    <w:p>
      <w:pPr>
        <w:pStyle w:val="Heading1"/>
        <w:pageBreakBefore/>
      </w:pPr>
      <w:r>
        <w:t xml:space="preserve">Bagian A. Ketentuan bagi Semua Pengguna</w:t>
      </w:r>
    </w:p>
    <w:p>
      <w:pPr>
        <w:pStyle w:val="Heading2"/>
      </w:pPr>
      <w:r>
        <w:t xml:space="preserve">3. Akun</w:t>
      </w:r>
    </w:p>
    <w:p>
      <w:pPr>
        <w:pStyle w:val="ListParagraph"/>
        <w:numPr>
          <w:ilvl w:val="0"/>
          <w:numId w:val="4"/>
        </w:numPr>
        <w:spacing w:after="60"/>
      </w:pPr>
      <w:r>
        <w:t xml:space="preserve">Anda harus berusia paling rendah 18 tahun atau sudah cakap hukum untuk membuat akun dan membeli produk.</w:t>
      </w:r>
    </w:p>
    <w:p>
      <w:pPr>
        <w:pStyle w:val="ListParagraph"/>
        <w:numPr>
          <w:ilvl w:val="0"/>
          <w:numId w:val="4"/>
        </w:numPr>
        <w:spacing w:after="60"/>
      </w:pPr>
      <w:r>
        <w:t xml:space="preserve">Anda wajib memberikan data yang benar, lengkap, dan terbaru. Satu Nomor Induk Kependudukan (NIK) hanya untuk satu akun.</w:t>
      </w:r>
    </w:p>
    <w:p>
      <w:pPr>
        <w:pStyle w:val="ListParagraph"/>
        <w:numPr>
          <w:ilvl w:val="0"/>
          <w:numId w:val="4"/>
        </w:numPr>
        <w:spacing w:after="60"/>
      </w:pPr>
      <w:r>
        <w:t xml:space="preserve">Anda bertanggung jawab menjaga keamanan akun.</w:t>
      </w:r>
    </w:p>
    <w:p>
      <w:pPr>
        <w:pStyle w:val="ListParagraph"/>
        <w:numPr>
          <w:ilvl w:val="1"/>
          <w:numId w:val="2"/>
        </w:numPr>
        <w:spacing w:after="60"/>
      </w:pPr>
      <w:r>
        <w:t xml:space="preserve">Jangan memberikan kata sandi atau kode OTP kepada siapa pun, termasuk kepada orang yang mengaku petugas Perusahaan. Perusahaan tidak pernah meminta kata sandi atau OTP Anda.</w:t>
      </w:r>
    </w:p>
    <w:p>
      <w:pPr>
        <w:pStyle w:val="ListParagraph"/>
        <w:numPr>
          <w:ilvl w:val="1"/>
          <w:numId w:val="2"/>
        </w:numPr>
        <w:spacing w:after="60"/>
      </w:pPr>
      <w:r>
        <w:t xml:space="preserve">Segera beri tahu kami bila akun Anda digunakan tanpa izin.</w:t>
      </w:r>
    </w:p>
    <w:p>
      <w:pPr>
        <w:pStyle w:val="ListParagraph"/>
        <w:numPr>
          <w:ilvl w:val="0"/>
          <w:numId w:val="4"/>
        </w:numPr>
        <w:spacing w:after="60"/>
      </w:pPr>
      <w:r>
        <w:t xml:space="preserve">Akun bersifat pribadi dan tidak boleh dipakai bersama atau dipindahtangankan, kecuali melalui pengalihan resmi menurut Pasal 9 atau Kode Etik.</w:t>
      </w:r>
    </w:p>
    <w:p>
      <w:pPr>
        <w:pStyle w:val="Heading2"/>
      </w:pPr>
      <w:r>
        <w:t xml:space="preserve">4. Produk dan sifatnya</w:t>
      </w:r>
    </w:p>
    <w:p>
      <w:pPr>
        <w:pStyle w:val="ListParagraph"/>
        <w:numPr>
          <w:ilvl w:val="0"/>
          <w:numId w:val="5"/>
        </w:numPr>
        <w:spacing w:after="60"/>
      </w:pPr>
      <w:r>
        <w:t xml:space="preserve">Mitrans-Astra adalah </w:t>
      </w:r>
      <w:r>
        <w:rPr>
          <w:b/>
          <w:bCs/>
        </w:rPr>
        <w:t xml:space="preserve">alat bantu analisis dan edukasi</w:t>
      </w:r>
      <w:r>
        <w:t xml:space="preserve"> pasar modal syariah. Platform menyajikan data, grafik, alat penyaring (screener), dan materi pembelajaran.</w:t>
      </w:r>
    </w:p>
    <w:p>
      <w:pPr>
        <w:pStyle w:val="ListParagraph"/>
        <w:numPr>
          <w:ilvl w:val="0"/>
          <w:numId w:val="5"/>
        </w:numPr>
        <w:spacing w:after="60"/>
      </w:pPr>
      <w:r>
        <w:t xml:space="preserve">Mitrans-Astra </w:t>
      </w:r>
      <w:r>
        <w:rPr>
          <w:b/>
          <w:bCs/>
        </w:rPr>
        <w:t xml:space="preserve">tidak</w:t>
      </w:r>
      <w:r>
        <w:t xml:space="preserve">:</w:t>
      </w:r>
    </w:p>
    <w:p>
      <w:pPr>
        <w:pStyle w:val="ListParagraph"/>
        <w:numPr>
          <w:ilvl w:val="1"/>
          <w:numId w:val="2"/>
        </w:numPr>
        <w:spacing w:after="60"/>
      </w:pPr>
      <w:r>
        <w:t xml:space="preserve">memberikan rekomendasi atau sinyal beli/jual efek tertentu;</w:t>
      </w:r>
    </w:p>
    <w:p>
      <w:pPr>
        <w:pStyle w:val="ListParagraph"/>
        <w:numPr>
          <w:ilvl w:val="1"/>
          <w:numId w:val="2"/>
        </w:numPr>
        <w:spacing w:after="60"/>
      </w:pPr>
      <w:r>
        <w:t xml:space="preserve">melakukan transaksi atas nama Anda;</w:t>
      </w:r>
    </w:p>
    <w:p>
      <w:pPr>
        <w:pStyle w:val="ListParagraph"/>
        <w:numPr>
          <w:ilvl w:val="1"/>
          <w:numId w:val="2"/>
        </w:numPr>
        <w:spacing w:after="60"/>
      </w:pPr>
      <w:r>
        <w:t xml:space="preserve">mengelola atau menerima titipan dana;</w:t>
      </w:r>
    </w:p>
    <w:p>
      <w:pPr>
        <w:pStyle w:val="ListParagraph"/>
        <w:numPr>
          <w:ilvl w:val="1"/>
          <w:numId w:val="2"/>
        </w:numPr>
        <w:spacing w:after="60"/>
      </w:pPr>
      <w:r>
        <w:t xml:space="preserve">menjanjikan keuntungan.</w:t>
      </w:r>
    </w:p>
    <w:p>
      <w:pPr>
        <w:pStyle w:val="ListParagraph"/>
        <w:numPr>
          <w:ilvl w:val="0"/>
          <w:numId w:val="5"/>
        </w:numPr>
        <w:spacing w:after="60"/>
      </w:pPr>
      <w:r>
        <w:t xml:space="preserve">Perusahaan bukan perusahaan efek, manajer investasi, maupun penasihat investasi.</w:t>
      </w:r>
    </w:p>
    <w:p>
      <w:pPr>
        <w:pStyle w:val="ListParagraph"/>
        <w:numPr>
          <w:ilvl w:val="0"/>
          <w:numId w:val="5"/>
        </w:numPr>
        <w:spacing w:after="60"/>
      </w:pPr>
      <w:r>
        <w:t xml:space="preserve">Status kesyariahan efek mengacu pada Daftar Efek Syariah yang diterbitkan Otoritas Jasa Keuangan, sebagaimana tersedia pada tanggal data diperbarui.</w:t>
      </w:r>
    </w:p>
    <w:p>
      <w:pPr>
        <w:pStyle w:val="ListParagraph"/>
        <w:numPr>
          <w:ilvl w:val="0"/>
          <w:numId w:val="5"/>
        </w:numPr>
        <w:spacing w:after="60"/>
      </w:pPr>
      <w:r>
        <w:t xml:space="preserve">Data pasar berasal dari penyedia pihak ketiga dan dapat mengalami keterlambatan atau kesalahan. Tanggal dan sumber data ditampilkan di Platform. Kami berupaya memastikan ketepatan data, tetapi tidak menjamin data bebas dari kesalahan.</w:t>
      </w:r>
    </w:p>
    <w:p>
      <w:pPr>
        <w:pStyle w:val="ListParagraph"/>
        <w:numPr>
          <w:ilvl w:val="0"/>
          <w:numId w:val="5"/>
        </w:numPr>
        <w:spacing w:after="60"/>
      </w:pPr>
      <w:r>
        <w:rPr>
          <w:b/>
          <w:bCs/>
        </w:rPr>
        <w:t xml:space="preserve">Investasi saham mengandung risiko, termasuk kehilangan sebagian atau seluruh modal.</w:t>
      </w:r>
      <w:r>
        <w:t xml:space="preserve"> Kinerja masa lalu tidak menjamin hasil di masa depan. Setiap keputusan investasi sepenuhnya menjadi keputusan dan tanggung jawab Anda.</w:t>
      </w:r>
    </w:p>
    <w:p>
      <w:pPr>
        <w:pStyle w:val="Heading2"/>
      </w:pPr>
      <w:r>
        <w:t xml:space="preserve">5. Harga dan pembayaran</w:t>
      </w:r>
    </w:p>
    <w:p>
      <w:pPr>
        <w:pStyle w:val="ListParagraph"/>
        <w:numPr>
          <w:ilvl w:val="0"/>
          <w:numId w:val="6"/>
        </w:numPr>
        <w:spacing w:after="60"/>
      </w:pPr>
      <w:r>
        <w:t xml:space="preserve">Harga tercantum dalam Rupiah dan sudah termasuk PPN:</w:t>
      </w:r>
    </w:p>
    <w:p>
      <w:pPr>
        <w:pStyle w:val="ListParagraph"/>
        <w:numPr>
          <w:ilvl w:val="1"/>
          <w:numId w:val="2"/>
        </w:numPr>
        <w:spacing w:after="60"/>
      </w:pPr>
      <w:r>
        <w:t xml:space="preserve">Lisensi Mitrans-Astra Rp7.500.000;</w:t>
      </w:r>
    </w:p>
    <w:p>
      <w:pPr>
        <w:pStyle w:val="ListParagraph"/>
        <w:numPr>
          <w:ilvl w:val="1"/>
          <w:numId w:val="2"/>
        </w:numPr>
        <w:spacing w:after="60"/>
      </w:pPr>
      <w:r>
        <w:t xml:space="preserve">Langganan Rp399.000 per bulan.</w:t>
      </w:r>
    </w:p>
    <w:p>
      <w:pPr>
        <w:pStyle w:val="ListParagraph"/>
        <w:numPr>
          <w:ilvl w:val="0"/>
          <w:numId w:val="6"/>
        </w:numPr>
        <w:spacing w:after="60"/>
      </w:pPr>
      <w:r>
        <w:t xml:space="preserve">Pembelian dilakukan melalui tautan rujukan Mitra PLS di affiliatemarketing.network.</w:t>
      </w:r>
    </w:p>
    <w:p>
      <w:pPr>
        <w:pStyle w:val="ListParagraph"/>
        <w:numPr>
          <w:ilvl w:val="0"/>
          <w:numId w:val="6"/>
        </w:numPr>
        <w:spacing w:after="60"/>
      </w:pPr>
      <w:r>
        <w:rPr>
          <w:b/>
          <w:bCs/>
        </w:rPr>
        <w:t xml:space="preserve">Pembayaran hanya dilakukan ke rekening atau kanal pembayaran resmi Perusahaan</w:t>
      </w:r>
      <w:r>
        <w:t xml:space="preserve"> yang tertera di halaman pembayaran. Jangan membayar ke rekening pribadi siapa pun, termasuk Mitra PLS. Perusahaan tidak bertanggung jawab atas pembayaran ke rekening selain rekening resmi.</w:t>
      </w:r>
    </w:p>
    <w:p>
      <w:pPr>
        <w:pStyle w:val="ListParagraph"/>
        <w:numPr>
          <w:ilvl w:val="0"/>
          <w:numId w:val="6"/>
        </w:numPr>
        <w:spacing w:after="60"/>
      </w:pPr>
      <w:r>
        <w:t xml:space="preserve">Lisensi aktif setelah pembayaran diterima. Anda menerima bukti pembelian dan faktur melalui surel dan akun.</w:t>
      </w:r>
    </w:p>
    <w:p>
      <w:pPr>
        <w:pStyle w:val="Heading2"/>
      </w:pPr>
      <w:r>
        <w:t xml:space="preserve">6. Masa akses dan Langganan</w:t>
      </w:r>
    </w:p>
    <w:p>
      <w:pPr>
        <w:pStyle w:val="ListParagraph"/>
        <w:numPr>
          <w:ilvl w:val="0"/>
          <w:numId w:val="7"/>
        </w:numPr>
        <w:spacing w:after="60"/>
      </w:pPr>
      <w:r>
        <w:t xml:space="preserve">Lisensi mencakup akses 3 bulan sejak aktivasi.</w:t>
      </w:r>
    </w:p>
    <w:p>
      <w:pPr>
        <w:pStyle w:val="ListParagraph"/>
        <w:numPr>
          <w:ilvl w:val="0"/>
          <w:numId w:val="7"/>
        </w:numPr>
        <w:spacing w:after="60"/>
      </w:pPr>
      <w:r>
        <w:t xml:space="preserve">Mulai bulan ke-4, Anda dapat melanjutkan akses dengan Langganan Rp399.000 per bulan. Tidak ada opsi tahunan.</w:t>
      </w:r>
    </w:p>
    <w:p>
      <w:pPr>
        <w:pStyle w:val="ListParagraph"/>
        <w:numPr>
          <w:ilvl w:val="0"/>
          <w:numId w:val="7"/>
        </w:numPr>
        <w:spacing w:after="60"/>
      </w:pPr>
      <w:r>
        <w:t xml:space="preserve">Pembayaran Langganan berulang hanya berlaku bila Anda menyetujuinya secara tegas. Kami mengirimkan pengingat paling lambat 3 hari sebelum setiap tagihan.</w:t>
      </w:r>
    </w:p>
    <w:p>
      <w:pPr>
        <w:pStyle w:val="ListParagraph"/>
        <w:numPr>
          <w:ilvl w:val="0"/>
          <w:numId w:val="7"/>
        </w:numPr>
        <w:spacing w:after="60"/>
      </w:pPr>
      <w:r>
        <w:t xml:space="preserve">Anda dapat menghentikan Langganan kapan saja melalui akun. Akses tetap berjalan sampai akhir periode yang sudah dibayar, dan tidak ada tagihan berikutnya.</w:t>
      </w:r>
    </w:p>
    <w:p>
      <w:pPr>
        <w:pStyle w:val="ListParagraph"/>
        <w:numPr>
          <w:ilvl w:val="0"/>
          <w:numId w:val="7"/>
        </w:numPr>
        <w:spacing w:after="60"/>
      </w:pPr>
      <w:r>
        <w:t xml:space="preserve">Bila Langganan berhenti, data dan catatan pribadi Anda di Platform disimpan selama [● bulan] agar dapat dipakai kembali bila Anda berlangganan lagi, kecuali Anda meminta penghapusan.</w:t>
      </w:r>
    </w:p>
    <w:p>
      <w:pPr>
        <w:pStyle w:val="Heading2"/>
      </w:pPr>
      <w:r>
        <w:t xml:space="preserve">7. Pembatalan, pengembalian, dan pembelian kembali</w:t>
      </w:r>
    </w:p>
    <w:p>
      <w:pPr>
        <w:pStyle w:val="ListParagraph"/>
        <w:numPr>
          <w:ilvl w:val="0"/>
          <w:numId w:val="8"/>
        </w:numPr>
        <w:spacing w:after="60"/>
      </w:pPr>
      <w:r>
        <w:rPr>
          <w:b/>
          <w:bCs/>
        </w:rPr>
        <w:t xml:space="preserve">Pengembalian 7 hari kerja.</w:t>
      </w:r>
      <w:r>
        <w:t xml:space="preserve"> Bila produk tidak sesuai dengan yang diperjanjikan, Anda dapat meminta pengembalian dana penuh dalam 7 hari kerja sejak pembelian.</w:t>
      </w:r>
    </w:p>
    <w:p>
      <w:pPr>
        <w:pStyle w:val="ListParagraph"/>
        <w:numPr>
          <w:ilvl w:val="0"/>
          <w:numId w:val="8"/>
        </w:numPr>
        <w:spacing w:after="60"/>
      </w:pPr>
      <w:r>
        <w:rPr>
          <w:b/>
          <w:bCs/>
        </w:rPr>
        <w:t xml:space="preserve">Masa pertimbangan Mitra PLS 10 hari kerja.</w:t>
      </w:r>
      <w:r>
        <w:t xml:space="preserve"> Mitra PLS baru dapat membatalkan keanggotaan dalam 10 hari kerja sejak pendaftaran, sesuai Kode Etik Pasal 5:</w:t>
      </w:r>
    </w:p>
    <w:p>
      <w:pPr>
        <w:pStyle w:val="ListParagraph"/>
        <w:numPr>
          <w:ilvl w:val="1"/>
          <w:numId w:val="2"/>
        </w:numPr>
        <w:spacing w:after="60"/>
      </w:pPr>
      <w:r>
        <w:t xml:space="preserve">Lisensi yang belum diaktifkan dikembalikan 100%;</w:t>
      </w:r>
    </w:p>
    <w:p>
      <w:pPr>
        <w:pStyle w:val="ListParagraph"/>
        <w:numPr>
          <w:ilvl w:val="1"/>
          <w:numId w:val="2"/>
        </w:numPr>
        <w:spacing w:after="60"/>
      </w:pPr>
      <w:r>
        <w:t xml:space="preserve">Lisensi yang sudah diaktifkan dikembalikan setelah dikurangi nilai akses yang sudah dipakai, dihitung harian dari Rp399.000 per bulan.</w:t>
      </w:r>
    </w:p>
    <w:p>
      <w:pPr>
        <w:pStyle w:val="ListParagraph"/>
        <w:numPr>
          <w:ilvl w:val="0"/>
          <w:numId w:val="8"/>
        </w:numPr>
        <w:spacing w:after="60"/>
      </w:pPr>
      <w:r>
        <w:rPr>
          <w:b/>
          <w:bCs/>
        </w:rPr>
        <w:t xml:space="preserve">Pembelian kembali.</w:t>
      </w:r>
      <w:r>
        <w:t xml:space="preserve"> Bila Mitra PLS mengundurkan diri atau diberhentikan, Perusahaan membeli kembali Lisensi yang belum diaktifkan dan masih dapat dialihkan, sesuai Kode Etik Pasal 15.</w:t>
      </w:r>
    </w:p>
    <w:p>
      <w:pPr>
        <w:pStyle w:val="ListParagraph"/>
        <w:numPr>
          <w:ilvl w:val="0"/>
          <w:numId w:val="8"/>
        </w:numPr>
        <w:spacing w:after="60"/>
      </w:pPr>
      <w:r>
        <w:rPr>
          <w:b/>
          <w:bCs/>
        </w:rPr>
        <w:t xml:space="preserve">Langganan</w:t>
      </w:r>
      <w:r>
        <w:t xml:space="preserve"> yang sudah berjalan tidak dikembalikan dananya untuk periode yang sedang berjalan, kecuali karena gangguan layanan yang disebabkan Perusahaan menurut Pasal 13.</w:t>
      </w:r>
    </w:p>
    <w:p>
      <w:pPr>
        <w:pStyle w:val="ListParagraph"/>
        <w:numPr>
          <w:ilvl w:val="0"/>
          <w:numId w:val="8"/>
        </w:numPr>
        <w:spacing w:after="60"/>
      </w:pPr>
      <w:r>
        <w:t xml:space="preserve">Permohonan diajukan melalui akun atau layanan pelanggan. Dana dikembalikan ke rekening asal pembayaran paling lambat 14 hari kerja setelah permohonan lengkap.</w:t>
      </w:r>
    </w:p>
    <w:p>
      <w:pPr>
        <w:pStyle w:val="ListParagraph"/>
        <w:numPr>
          <w:ilvl w:val="0"/>
          <w:numId w:val="8"/>
        </w:numPr>
        <w:spacing w:after="60"/>
      </w:pPr>
      <w:r>
        <w:t xml:space="preserve">Komisi dan bonus yang timbul dari pembelian yang dibatalkan atau dikembalikan ditarik kembali dari Mitra PLS penerimanya.</w:t>
      </w:r>
      <w:ins w:id="9006" w:author="Claude (draf untuk Coach Doddy)" w:date="2026-10-27T12:00:00Z">
        <w:r>
          <w:t xml:space="preserve"> Penarikan mencakup Bonus Sponsor, Bonus Layanan Berkah, serta Bonus Level, Pasangan, dan Pembinaan yang timbul dari Lisensi itu. Bonus yang sudah dibayar dipotong dari pembayaran berikutnya.</w:t>
        </w:r>
      </w:ins>
    </w:p>
    <w:p>
      <w:pPr>
        <w:pStyle w:val="Heading2"/>
      </w:pPr>
      <w:r>
        <w:t xml:space="preserve">8. Lisensi penggunaan dan hak kekayaan intelektual</w:t>
      </w:r>
    </w:p>
    <w:p>
      <w:pPr>
        <w:pStyle w:val="ListParagraph"/>
        <w:numPr>
          <w:ilvl w:val="0"/>
          <w:numId w:val="9"/>
        </w:numPr>
        <w:spacing w:after="60"/>
      </w:pPr>
      <w:r>
        <w:t xml:space="preserve">Perusahaan memberikan Anda hak </w:t>
      </w:r>
      <w:r>
        <w:rPr>
          <w:b/>
          <w:bCs/>
        </w:rPr>
        <w:t xml:space="preserve">pribadi, terbatas, dan noneksklusif</w:t>
      </w:r>
      <w:r>
        <w:t xml:space="preserve"> untuk memakai Platform selama masa akses, sesuai ketentuan ini.</w:t>
      </w:r>
    </w:p>
    <w:p>
      <w:pPr>
        <w:pStyle w:val="ListParagraph"/>
        <w:numPr>
          <w:ilvl w:val="0"/>
          <w:numId w:val="9"/>
        </w:numPr>
        <w:spacing w:after="60"/>
      </w:pPr>
      <w:r>
        <w:t xml:space="preserve">Seluruh perangkat lunak, desain, merek, logo, teks, data olahan, dan materi edukasi di Platform adalah milik Perusahaan atau pemberi lisensinya, dan dilindungi hukum.</w:t>
      </w:r>
    </w:p>
    <w:p>
      <w:pPr>
        <w:pStyle w:val="ListParagraph"/>
        <w:numPr>
          <w:ilvl w:val="0"/>
          <w:numId w:val="9"/>
        </w:numPr>
        <w:spacing w:after="60"/>
      </w:pPr>
      <w:r>
        <w:t xml:space="preserve">Anda tidak memperoleh hak kepemilikan atas Platform. Anda tidak boleh menyalin, menjual kembali, menyewakan, atau menyebarluaskan materi Platform tanpa izin tertulis.</w:t>
      </w:r>
    </w:p>
    <w:p>
      <w:pPr>
        <w:pStyle w:val="Heading2"/>
      </w:pPr>
      <w:r>
        <w:t xml:space="preserve">9. Pengalihan Lisensi</w:t>
      </w:r>
    </w:p>
    <w:p>
      <w:pPr>
        <w:pStyle w:val="ListParagraph"/>
        <w:numPr>
          <w:ilvl w:val="0"/>
          <w:numId w:val="10"/>
        </w:numPr>
        <w:spacing w:after="60"/>
      </w:pPr>
      <w:r>
        <w:t xml:space="preserve">Lisensi dapat dialihkan kepada orang lain melalui fitur pengalihan di akun, dengan ketentuan:</w:t>
      </w:r>
    </w:p>
    <w:p>
      <w:pPr>
        <w:pStyle w:val="ListParagraph"/>
        <w:numPr>
          <w:ilvl w:val="1"/>
          <w:numId w:val="2"/>
        </w:numPr>
        <w:spacing w:after="60"/>
      </w:pPr>
      <w:r>
        <w:t xml:space="preserve">penerima memenuhi syarat Pasal 3;</w:t>
      </w:r>
    </w:p>
    <w:p>
      <w:pPr>
        <w:pStyle w:val="ListParagraph"/>
        <w:numPr>
          <w:ilvl w:val="1"/>
          <w:numId w:val="2"/>
        </w:numPr>
        <w:spacing w:after="60"/>
      </w:pPr>
      <w:r>
        <w:t xml:space="preserve">pengalihan dikonfirmasi oleh kedua pihak;</w:t>
      </w:r>
    </w:p>
    <w:p>
      <w:pPr>
        <w:pStyle w:val="ListParagraph"/>
        <w:numPr>
          <w:ilvl w:val="1"/>
          <w:numId w:val="2"/>
        </w:numPr>
        <w:spacing w:after="60"/>
      </w:pPr>
      <w:r>
        <w:t xml:space="preserve">sisa masa akses ikut beralih.</w:t>
      </w:r>
    </w:p>
    <w:p>
      <w:pPr>
        <w:pStyle w:val="ListParagraph"/>
        <w:numPr>
          <w:ilvl w:val="0"/>
          <w:numId w:val="10"/>
        </w:numPr>
        <w:spacing w:after="60"/>
      </w:pPr>
      <w:r>
        <w:t xml:space="preserve">Pengalihan Lisensi tidak menimbulkan komisi atau bonus baru.</w:t>
      </w:r>
    </w:p>
    <w:p>
      <w:pPr>
        <w:pStyle w:val="ListParagraph"/>
        <w:numPr>
          <w:ilvl w:val="0"/>
          <w:numId w:val="10"/>
        </w:numPr>
        <w:spacing w:after="60"/>
      </w:pPr>
      <w:r>
        <w:t xml:space="preserve">Biaya pengalihan: [● Rp0 atau nominal tertentu].</w:t>
      </w:r>
    </w:p>
    <w:p>
      <w:pPr>
        <w:pStyle w:val="Heading2"/>
      </w:pPr>
      <w:r>
        <w:t xml:space="preserve">10. Penggunaan yang dilarang</w:t>
      </w:r>
    </w:p>
    <w:p>
      <w:pPr>
        <w:spacing w:after="120"/>
      </w:pPr>
      <w:r>
        <w:t xml:space="preserve">Anda dilarang:</w:t>
      </w:r>
    </w:p>
    <w:p>
      <w:pPr>
        <w:pStyle w:val="ListParagraph"/>
        <w:numPr>
          <w:ilvl w:val="0"/>
          <w:numId w:val="11"/>
        </w:numPr>
        <w:spacing w:after="60"/>
      </w:pPr>
      <w:r>
        <w:t xml:space="preserve">memakai satu akun bersama orang lain, atau menjual akses akun;</w:t>
      </w:r>
    </w:p>
    <w:p>
      <w:pPr>
        <w:pStyle w:val="ListParagraph"/>
        <w:numPr>
          <w:ilvl w:val="0"/>
          <w:numId w:val="11"/>
        </w:numPr>
        <w:spacing w:after="60"/>
      </w:pPr>
      <w:r>
        <w:t xml:space="preserve">mengambil data secara otomatis (scraping), membongkar, atau mencoba meretas Platform;</w:t>
      </w:r>
    </w:p>
    <w:p>
      <w:pPr>
        <w:pStyle w:val="ListParagraph"/>
        <w:numPr>
          <w:ilvl w:val="0"/>
          <w:numId w:val="11"/>
        </w:numPr>
        <w:spacing w:after="60"/>
      </w:pPr>
      <w:r>
        <w:t xml:space="preserve">menyebarkan ulang data pasar atau materi Platform untuk tujuan komersial;</w:t>
      </w:r>
    </w:p>
    <w:p>
      <w:pPr>
        <w:pStyle w:val="ListParagraph"/>
        <w:numPr>
          <w:ilvl w:val="0"/>
          <w:numId w:val="11"/>
        </w:numPr>
        <w:spacing w:after="60"/>
      </w:pPr>
      <w:r>
        <w:t xml:space="preserve">memakai Platform untuk kegiatan yang melanggar hukum, termasuk manipulasi pasar atau penyebaran informasi menyesatkan tentang efek;</w:t>
      </w:r>
    </w:p>
    <w:p>
      <w:pPr>
        <w:pStyle w:val="ListParagraph"/>
        <w:numPr>
          <w:ilvl w:val="0"/>
          <w:numId w:val="11"/>
        </w:numPr>
        <w:spacing w:after="60"/>
      </w:pPr>
      <w:r>
        <w:t xml:space="preserve">mengatasnamakan Perusahaan tanpa izin.</w:t>
      </w:r>
    </w:p>
    <w:p>
      <w:pPr>
        <w:pStyle w:val="Heading2"/>
      </w:pPr>
      <w:r>
        <w:t xml:space="preserve">11. Data pribadi</w:t>
      </w:r>
    </w:p>
    <w:p>
      <w:pPr>
        <w:pStyle w:val="ListParagraph"/>
        <w:numPr>
          <w:ilvl w:val="0"/>
          <w:numId w:val="12"/>
        </w:numPr>
        <w:spacing w:after="60"/>
      </w:pPr>
      <w:r>
        <w:t xml:space="preserve">Kami memproses data pribadi sesuai Undang-Undang Nomor 27 Tahun 2022 tentang Pelindungan Data Pribadi.</w:t>
      </w:r>
    </w:p>
    <w:p>
      <w:pPr>
        <w:pStyle w:val="ListParagraph"/>
        <w:numPr>
          <w:ilvl w:val="0"/>
          <w:numId w:val="12"/>
        </w:numPr>
        <w:spacing w:after="60"/>
      </w:pPr>
      <w:r>
        <w:rPr>
          <w:b/>
          <w:bCs/>
        </w:rPr>
        <w:t xml:space="preserve">Data yang kami kumpulkan:</w:t>
      </w:r>
      <w:r>
        <w:t xml:space="preserve"> nama, NIK dan foto KTP (untuk verifikasi), nomor telepon, surel, alamat, hasil asesmen belajar, rekening bank (bagi Mitra PLS), NPWP (bila ada), riwayat pembelian, dan catatan penggunaan Platform.</w:t>
      </w:r>
    </w:p>
    <w:p>
      <w:pPr>
        <w:pStyle w:val="ListParagraph"/>
        <w:numPr>
          <w:ilvl w:val="0"/>
          <w:numId w:val="12"/>
        </w:numPr>
        <w:spacing w:after="60"/>
      </w:pPr>
      <w:r>
        <w:rPr>
          <w:b/>
          <w:bCs/>
        </w:rPr>
        <w:t xml:space="preserve">Data dari Ylive Academy:</w:t>
      </w:r>
      <w:r>
        <w:t xml:space="preserve"> bila Anda membeli e-book dari Ylive Academy dan menyetujui berbagi data, kami menerima nama, nomor WhatsApp, surel, hasil asesmen, dan kode Mitra PLS yang merujuk Anda, berdasarkan perjanjian berbagi data antara kedua pihak.</w:t>
      </w:r>
    </w:p>
    <w:p>
      <w:pPr>
        <w:pStyle w:val="ListParagraph"/>
        <w:numPr>
          <w:ilvl w:val="0"/>
          <w:numId w:val="12"/>
        </w:numPr>
        <w:spacing w:after="60"/>
      </w:pPr>
      <w:r>
        <w:rPr>
          <w:b/>
          <w:bCs/>
        </w:rPr>
        <w:t xml:space="preserve">Tujuan pemrosesan:</w:t>
      </w:r>
    </w:p>
    <w:p>
      <w:pPr>
        <w:pStyle w:val="ListParagraph"/>
        <w:numPr>
          <w:ilvl w:val="1"/>
          <w:numId w:val="2"/>
        </w:numPr>
        <w:spacing w:after="60"/>
      </w:pPr>
      <w:r>
        <w:t xml:space="preserve">verifikasi identitas;</w:t>
      </w:r>
    </w:p>
    <w:p>
      <w:pPr>
        <w:pStyle w:val="ListParagraph"/>
        <w:numPr>
          <w:ilvl w:val="1"/>
          <w:numId w:val="2"/>
        </w:numPr>
        <w:spacing w:after="60"/>
      </w:pPr>
      <w:r>
        <w:t xml:space="preserve">pemrosesan pembelian dan pembayaran;</w:t>
      </w:r>
    </w:p>
    <w:p>
      <w:pPr>
        <w:pStyle w:val="ListParagraph"/>
        <w:numPr>
          <w:ilvl w:val="1"/>
          <w:numId w:val="2"/>
        </w:numPr>
        <w:spacing w:after="60"/>
      </w:pPr>
      <w:r>
        <w:t xml:space="preserve">pemberian akses;</w:t>
      </w:r>
    </w:p>
    <w:p>
      <w:pPr>
        <w:pStyle w:val="ListParagraph"/>
        <w:numPr>
          <w:ilvl w:val="1"/>
          <w:numId w:val="2"/>
        </w:numPr>
        <w:spacing w:after="60"/>
      </w:pPr>
      <w:r>
        <w:t xml:space="preserve">pengiriman informasi kelas, webinar, dan pengingat lewat WhatsApp, sesuai persetujuan Anda;</w:t>
      </w:r>
    </w:p>
    <w:p>
      <w:pPr>
        <w:pStyle w:val="ListParagraph"/>
        <w:numPr>
          <w:ilvl w:val="1"/>
          <w:numId w:val="2"/>
        </w:numPr>
        <w:spacing w:after="60"/>
      </w:pPr>
      <w:r>
        <w:t xml:space="preserve">perhitungan dan pembayaran komisi dan bonus;</w:t>
      </w:r>
    </w:p>
    <w:p>
      <w:pPr>
        <w:pStyle w:val="ListParagraph"/>
        <w:numPr>
          <w:ilvl w:val="1"/>
          <w:numId w:val="2"/>
        </w:numPr>
        <w:spacing w:after="60"/>
      </w:pPr>
      <w:r>
        <w:t xml:space="preserve">pemenuhan kewajiban pajak dan pelaporan;</w:t>
      </w:r>
    </w:p>
    <w:p>
      <w:pPr>
        <w:pStyle w:val="ListParagraph"/>
        <w:numPr>
          <w:ilvl w:val="1"/>
          <w:numId w:val="2"/>
        </w:numPr>
        <w:spacing w:after="60"/>
      </w:pPr>
      <w:r>
        <w:t xml:space="preserve">layanan pelanggan;</w:t>
      </w:r>
    </w:p>
    <w:p>
      <w:pPr>
        <w:pStyle w:val="ListParagraph"/>
        <w:numPr>
          <w:ilvl w:val="1"/>
          <w:numId w:val="2"/>
        </w:numPr>
        <w:spacing w:after="60"/>
      </w:pPr>
      <w:r>
        <w:t xml:space="preserve">keamanan;</w:t>
      </w:r>
    </w:p>
    <w:p>
      <w:pPr>
        <w:pStyle w:val="ListParagraph"/>
        <w:numPr>
          <w:ilvl w:val="1"/>
          <w:numId w:val="2"/>
        </w:numPr>
        <w:spacing w:after="60"/>
      </w:pPr>
      <w:r>
        <w:t xml:space="preserve">perbaikan layanan.</w:t>
      </w:r>
    </w:p>
    <w:p>
      <w:pPr>
        <w:pStyle w:val="ListParagraph"/>
        <w:numPr>
          <w:ilvl w:val="0"/>
          <w:numId w:val="12"/>
        </w:numPr>
        <w:spacing w:after="60"/>
      </w:pPr>
      <w:r>
        <w:rPr>
          <w:b/>
          <w:bCs/>
        </w:rPr>
        <w:t xml:space="preserve">Pihak yang dapat menerima data:</w:t>
      </w:r>
    </w:p>
    <w:p>
      <w:pPr>
        <w:pStyle w:val="ListParagraph"/>
        <w:numPr>
          <w:ilvl w:val="1"/>
          <w:numId w:val="2"/>
        </w:numPr>
        <w:spacing w:after="60"/>
      </w:pPr>
      <w:r>
        <w:t xml:space="preserve">penyedia pembayaran, penyedia data pasar, dan penyedia infrastruktur yang terikat perjanjian kerahasiaan;</w:t>
      </w:r>
    </w:p>
    <w:p>
      <w:pPr>
        <w:pStyle w:val="ListParagraph"/>
        <w:numPr>
          <w:ilvl w:val="1"/>
          <w:numId w:val="2"/>
        </w:numPr>
        <w:spacing w:after="60"/>
      </w:pPr>
      <w:r>
        <w:t xml:space="preserve">instansi pemerintah bila diwajibkan oleh hukum;</w:t>
      </w:r>
    </w:p>
    <w:p>
      <w:pPr>
        <w:pStyle w:val="ListParagraph"/>
        <w:numPr>
          <w:ilvl w:val="1"/>
          <w:numId w:val="2"/>
        </w:numPr>
        <w:spacing w:after="60"/>
      </w:pPr>
      <w:r>
        <w:t xml:space="preserve">Sponsor Anda, terbatas pada nama, status akun, tahap kelas, dan status pendampingan orientasi;</w:t>
      </w:r>
    </w:p>
    <w:p>
      <w:pPr>
        <w:pStyle w:val="ListParagraph"/>
        <w:numPr>
          <w:ilvl w:val="1"/>
          <w:numId w:val="2"/>
        </w:numPr>
        <w:spacing w:after="60"/>
      </w:pPr>
      <w:r>
        <w:t xml:space="preserve">Ylive Academy, terbatas pada data yang diperlukan untuk layanan e-book dan kelas, berdasarkan perjanjian berbagi data.</w:t>
      </w:r>
    </w:p>
    <w:p>
      <w:pPr>
        <w:pStyle w:val="ListParagraph"/>
        <w:numPr>
          <w:ilvl w:val="0"/>
          <w:numId w:val="12"/>
        </w:numPr>
        <w:spacing w:after="60"/>
      </w:pPr>
      <w:r>
        <w:rPr>
          <w:b/>
          <w:bCs/>
        </w:rPr>
        <w:t xml:space="preserve">Kami tidak menjual data pribadi Anda.</w:t>
      </w:r>
    </w:p>
    <w:p>
      <w:pPr>
        <w:pStyle w:val="ListParagraph"/>
        <w:numPr>
          <w:ilvl w:val="0"/>
          <w:numId w:val="12"/>
        </w:numPr>
        <w:spacing w:after="60"/>
      </w:pPr>
      <w:r>
        <w:rPr>
          <w:b/>
          <w:bCs/>
        </w:rPr>
        <w:t xml:space="preserve">Hak Anda</w:t>
      </w:r>
      <w:r>
        <w:t xml:space="preserve">, sesuai peraturan perundang-undangan:</w:t>
      </w:r>
    </w:p>
    <w:p>
      <w:pPr>
        <w:pStyle w:val="ListParagraph"/>
        <w:numPr>
          <w:ilvl w:val="1"/>
          <w:numId w:val="2"/>
        </w:numPr>
        <w:spacing w:after="60"/>
      </w:pPr>
      <w:r>
        <w:t xml:space="preserve">mengakses, memperbaiki, dan memperbarui data;</w:t>
      </w:r>
    </w:p>
    <w:p>
      <w:pPr>
        <w:pStyle w:val="ListParagraph"/>
        <w:numPr>
          <w:ilvl w:val="1"/>
          <w:numId w:val="2"/>
        </w:numPr>
        <w:spacing w:after="60"/>
      </w:pPr>
      <w:r>
        <w:t xml:space="preserve">meminta penghapusan data;</w:t>
      </w:r>
    </w:p>
    <w:p>
      <w:pPr>
        <w:pStyle w:val="ListParagraph"/>
        <w:numPr>
          <w:ilvl w:val="1"/>
          <w:numId w:val="2"/>
        </w:numPr>
        <w:spacing w:after="60"/>
      </w:pPr>
      <w:r>
        <w:t xml:space="preserve">menarik persetujuan;</w:t>
      </w:r>
    </w:p>
    <w:p>
      <w:pPr>
        <w:pStyle w:val="ListParagraph"/>
        <w:numPr>
          <w:ilvl w:val="1"/>
          <w:numId w:val="2"/>
        </w:numPr>
        <w:spacing w:after="60"/>
      </w:pPr>
      <w:r>
        <w:t xml:space="preserve">meminta pembatasan pemrosesan;</w:t>
      </w:r>
    </w:p>
    <w:p>
      <w:pPr>
        <w:pStyle w:val="ListParagraph"/>
        <w:numPr>
          <w:ilvl w:val="1"/>
          <w:numId w:val="2"/>
        </w:numPr>
        <w:spacing w:after="60"/>
      </w:pPr>
      <w:r>
        <w:t xml:space="preserve">mengajukan keberatan.</w:t>
      </w:r>
    </w:p>
    <w:p>
      <w:pPr>
        <w:pStyle w:val="ListParagraph"/>
        <w:numPr>
          <w:ilvl w:val="1"/>
          <w:numId w:val="2"/>
        </w:numPr>
        <w:spacing w:after="60"/>
      </w:pPr>
      <w:r>
        <w:t xml:space="preserve">Permintaan diajukan melalui [surel pelindungan data ●].</w:t>
      </w:r>
    </w:p>
    <w:p>
      <w:pPr>
        <w:pStyle w:val="ListParagraph"/>
        <w:numPr>
          <w:ilvl w:val="0"/>
          <w:numId w:val="12"/>
        </w:numPr>
        <w:spacing w:after="60"/>
      </w:pPr>
      <w:r>
        <w:t xml:space="preserve">Kami menyimpan data selama akun aktif dan selama diwajibkan oleh peraturan, misalnya untuk keperluan perpajakan. Setelah itu data dihapus atau dianonimkan.</w:t>
      </w:r>
    </w:p>
    <w:p>
      <w:pPr>
        <w:pStyle w:val="ListParagraph"/>
        <w:numPr>
          <w:ilvl w:val="0"/>
          <w:numId w:val="12"/>
        </w:numPr>
        <w:spacing w:after="60"/>
      </w:pPr>
      <w:r>
        <w:t xml:space="preserve">Bila terjadi kegagalan pelindungan data pribadi, kami memberitahukannya kepada Anda dan instansi yang berwenang sesuai jangka waktu dalam peraturan perundang-undangan.</w:t>
      </w:r>
    </w:p>
    <w:p>
      <w:pPr>
        <w:pStyle w:val="Heading2"/>
      </w:pPr>
      <w:r>
        <w:t xml:space="preserve">12. Komunikasi</w:t>
      </w:r>
    </w:p>
    <w:p>
      <w:pPr>
        <w:pStyle w:val="ListParagraph"/>
        <w:numPr>
          <w:ilvl w:val="0"/>
          <w:numId w:val="13"/>
        </w:numPr>
        <w:spacing w:after="60"/>
      </w:pPr>
      <w:r>
        <w:t xml:space="preserve">Kami mengirimkan pemberitahuan penting tentang akun, tagihan, dan perubahan ketentuan melalui surel, aplikasi, atau WhatsApp.</w:t>
      </w:r>
    </w:p>
    <w:p>
      <w:pPr>
        <w:pStyle w:val="ListParagraph"/>
        <w:numPr>
          <w:ilvl w:val="0"/>
          <w:numId w:val="13"/>
        </w:numPr>
        <w:spacing w:after="60"/>
      </w:pPr>
      <w:r>
        <w:t xml:space="preserve">Pesan promosi hanya dikirim dengan persetujuan Anda. Anda dapat berhenti menerimanya kapan saja dengan membalas "BERHENTI" atau melalui pengaturan akun.</w:t>
      </w:r>
    </w:p>
    <w:p>
      <w:pPr>
        <w:pStyle w:val="Heading2"/>
      </w:pPr>
      <w:r>
        <w:t xml:space="preserve">13. Ketersediaan layanan</w:t>
      </w:r>
    </w:p>
    <w:p>
      <w:pPr>
        <w:pStyle w:val="ListParagraph"/>
        <w:numPr>
          <w:ilvl w:val="0"/>
          <w:numId w:val="14"/>
        </w:numPr>
        <w:spacing w:after="60"/>
      </w:pPr>
      <w:r>
        <w:t xml:space="preserve">Kami berupaya agar Platform tersedia setiap saat. Pemeliharaan terjadwal diumumkan sebelumnya.</w:t>
      </w:r>
    </w:p>
    <w:p>
      <w:pPr>
        <w:pStyle w:val="ListParagraph"/>
        <w:numPr>
          <w:ilvl w:val="0"/>
          <w:numId w:val="14"/>
        </w:numPr>
        <w:spacing w:after="60"/>
      </w:pPr>
      <w:r>
        <w:t xml:space="preserve">Bila Platform tidak dapat digunakan lebih dari 24 jam berturut-turut karena kesalahan kami, masa akses Anda diperpanjang sepanjang lamanya gangguan.</w:t>
      </w:r>
    </w:p>
    <w:p>
      <w:pPr>
        <w:pStyle w:val="Heading2"/>
      </w:pPr>
      <w:r>
        <w:t xml:space="preserve">14. Batas tanggung jawab</w:t>
      </w:r>
    </w:p>
    <w:p>
      <w:pPr>
        <w:pStyle w:val="ListParagraph"/>
        <w:numPr>
          <w:ilvl w:val="0"/>
          <w:numId w:val="15"/>
        </w:numPr>
        <w:spacing w:after="60"/>
      </w:pPr>
      <w:r>
        <w:t xml:space="preserve">Perusahaan bertanggung jawab atas kerugian yang timbul karena kesalahan atau kelalaian Perusahaan, sesuai peraturan perundang-undangan.</w:t>
      </w:r>
    </w:p>
    <w:p>
      <w:pPr>
        <w:pStyle w:val="ListParagraph"/>
        <w:numPr>
          <w:ilvl w:val="0"/>
          <w:numId w:val="15"/>
        </w:numPr>
        <w:spacing w:after="60"/>
      </w:pPr>
      <w:r>
        <w:t xml:space="preserve">Perusahaan tidak bertanggung jawab atas:</w:t>
      </w:r>
    </w:p>
    <w:p>
      <w:pPr>
        <w:pStyle w:val="ListParagraph"/>
        <w:numPr>
          <w:ilvl w:val="1"/>
          <w:numId w:val="2"/>
        </w:numPr>
        <w:spacing w:after="60"/>
      </w:pPr>
      <w:r>
        <w:t xml:space="preserve">hasil keputusan investasi yang Anda ambil sendiri;</w:t>
      </w:r>
    </w:p>
    <w:p>
      <w:pPr>
        <w:pStyle w:val="ListParagraph"/>
        <w:numPr>
          <w:ilvl w:val="1"/>
          <w:numId w:val="2"/>
        </w:numPr>
        <w:spacing w:after="60"/>
      </w:pPr>
      <w:r>
        <w:t xml:space="preserve">kerugian karena Anda membagikan kata sandi atau OTP;</w:t>
      </w:r>
    </w:p>
    <w:p>
      <w:pPr>
        <w:pStyle w:val="ListParagraph"/>
        <w:numPr>
          <w:ilvl w:val="1"/>
          <w:numId w:val="2"/>
        </w:numPr>
        <w:spacing w:after="60"/>
      </w:pPr>
      <w:r>
        <w:t xml:space="preserve">kerugian karena pembayaran ke rekening selain rekening resmi;</w:t>
      </w:r>
    </w:p>
    <w:p>
      <w:pPr>
        <w:pStyle w:val="ListParagraph"/>
        <w:numPr>
          <w:ilvl w:val="1"/>
          <w:numId w:val="2"/>
        </w:numPr>
        <w:spacing w:after="60"/>
      </w:pPr>
      <w:r>
        <w:t xml:space="preserve">kerugian karena keterangan Mitra PLS yang bertentangan dengan dokumen resmi Perusahaan. Dalam hal ini Perusahaan tetap menindak Mitra PLS tersebut dan membantu penyelesaiannya sesuai Kode Etik.</w:t>
      </w:r>
    </w:p>
    <w:p>
      <w:pPr>
        <w:pStyle w:val="ListParagraph"/>
        <w:numPr>
          <w:ilvl w:val="0"/>
          <w:numId w:val="15"/>
        </w:numPr>
        <w:spacing w:after="60"/>
      </w:pPr>
      <w:r>
        <w:t xml:space="preserve">Ketentuan ini tidak membatasi hak Anda sebagai konsumen menurut Undang-Undang Nomor 8 Tahun 1999 tentang Perlindungan Konsumen.</w:t>
      </w:r>
    </w:p>
    <w:p>
      <w:pPr>
        <w:pStyle w:val="Heading2"/>
      </w:pPr>
      <w:r>
        <w:t xml:space="preserve">15. Keadaan kahar</w:t>
      </w:r>
    </w:p>
    <w:p>
      <w:pPr>
        <w:spacing w:after="120"/>
      </w:pPr>
      <w:r>
        <w:t xml:space="preserve">Perusahaan tidak dianggap lalai bila kewajibannya terhambat oleh keadaan di luar kendali yang wajar, misalnya:</w:t>
      </w:r>
    </w:p>
    <w:p>
      <w:pPr>
        <w:pStyle w:val="ListParagraph"/>
        <w:numPr>
          <w:ilvl w:val="0"/>
          <w:numId w:val="2"/>
        </w:numPr>
        <w:spacing w:after="60"/>
      </w:pPr>
      <w:r>
        <w:t xml:space="preserve">bencana alam;</w:t>
      </w:r>
    </w:p>
    <w:p>
      <w:pPr>
        <w:pStyle w:val="ListParagraph"/>
        <w:numPr>
          <w:ilvl w:val="0"/>
          <w:numId w:val="2"/>
        </w:numPr>
        <w:spacing w:after="60"/>
      </w:pPr>
      <w:r>
        <w:t xml:space="preserve">gangguan jaringan nasional;</w:t>
      </w:r>
    </w:p>
    <w:p>
      <w:pPr>
        <w:pStyle w:val="ListParagraph"/>
        <w:numPr>
          <w:ilvl w:val="0"/>
          <w:numId w:val="2"/>
        </w:numPr>
        <w:spacing w:after="60"/>
      </w:pPr>
      <w:r>
        <w:t xml:space="preserve">kebijakan pemerintah;</w:t>
      </w:r>
    </w:p>
    <w:p>
      <w:pPr>
        <w:pStyle w:val="ListParagraph"/>
        <w:numPr>
          <w:ilvl w:val="0"/>
          <w:numId w:val="2"/>
        </w:numPr>
        <w:spacing w:after="60"/>
      </w:pPr>
      <w:r>
        <w:t xml:space="preserve">gangguan bursa atau penyedia data.</w:t>
      </w:r>
    </w:p>
    <w:p>
      <w:pPr>
        <w:spacing w:after="120"/>
      </w:pPr>
      <w:r>
        <w:t xml:space="preserve">Kami akan memberitahukan keadaan tersebut dan memulihkan layanan secepatnya.</w:t>
      </w:r>
    </w:p>
    <w:p>
      <w:pPr>
        <w:pStyle w:val="Heading2"/>
      </w:pPr>
      <w:r>
        <w:t xml:space="preserve">16. Perubahan ketentuan</w:t>
      </w:r>
    </w:p>
    <w:p>
      <w:pPr>
        <w:pStyle w:val="ListParagraph"/>
        <w:numPr>
          <w:ilvl w:val="0"/>
          <w:numId w:val="16"/>
        </w:numPr>
        <w:spacing w:after="60"/>
      </w:pPr>
      <w:r>
        <w:t xml:space="preserve">Perubahan Syarat dan Ketentuan diberitahukan paling lambat 14 hari sebelum berlaku. Perubahan yang menyangkut Mitra PLS diberitahukan 30 hari sebelumnya.</w:t>
      </w:r>
    </w:p>
    <w:p>
      <w:pPr>
        <w:pStyle w:val="ListParagraph"/>
        <w:numPr>
          <w:ilvl w:val="0"/>
          <w:numId w:val="16"/>
        </w:numPr>
        <w:spacing w:after="60"/>
      </w:pPr>
      <w:r>
        <w:t xml:space="preserve">Bila Anda tidak menyetujui perubahan, Anda dapat menghentikan Langganan atau mengundurkan diri sebelum perubahan berlaku, tanpa denda.</w:t>
      </w:r>
    </w:p>
    <w:p>
      <w:pPr>
        <w:pStyle w:val="ListParagraph"/>
        <w:numPr>
          <w:ilvl w:val="0"/>
          <w:numId w:val="16"/>
        </w:numPr>
        <w:spacing w:after="60"/>
      </w:pPr>
      <w:r>
        <w:t xml:space="preserve">Perubahan tidak berlaku surut dan tidak mengurangi hak yang sudah timbul.</w:t>
      </w:r>
    </w:p>
    <w:p>
      <w:pPr>
        <w:pStyle w:val="Heading2"/>
      </w:pPr>
      <w:r>
        <w:t xml:space="preserve">17. Hukum yang berlaku dan penyelesaian sengketa</w:t>
      </w:r>
    </w:p>
    <w:p>
      <w:pPr>
        <w:pStyle w:val="ListParagraph"/>
        <w:numPr>
          <w:ilvl w:val="0"/>
          <w:numId w:val="17"/>
        </w:numPr>
        <w:spacing w:after="60"/>
      </w:pPr>
      <w:r>
        <w:t xml:space="preserve">Ketentuan ini tunduk pada hukum Republik Indonesia dan dibuat dalam Bahasa Indonesia.</w:t>
      </w:r>
    </w:p>
    <w:p>
      <w:pPr>
        <w:pStyle w:val="ListParagraph"/>
        <w:numPr>
          <w:ilvl w:val="0"/>
          <w:numId w:val="17"/>
        </w:numPr>
        <w:spacing w:after="60"/>
      </w:pPr>
      <w:r>
        <w:t xml:space="preserve">Sengketa diselesaikan lebih dulu secara musyawarah melalui layanan pengaduan dalam 30 hari.</w:t>
      </w:r>
    </w:p>
    <w:p>
      <w:pPr>
        <w:pStyle w:val="ListParagraph"/>
        <w:numPr>
          <w:ilvl w:val="0"/>
          <w:numId w:val="17"/>
        </w:numPr>
        <w:spacing w:after="60"/>
      </w:pPr>
      <w:r>
        <w:t xml:space="preserve">Bila tidak tercapai kesepakatan, Anda dapat menempuh penyelesaian melalui Badan Penyelesaian Sengketa Konsumen (BPSK) atau pengadilan yang berwenang. Bagi Mitra PLS, penyelesaian mengikuti Kode Etik Bab VII.</w:t>
      </w:r>
    </w:p>
    <w:p>
      <w:pPr>
        <w:pStyle w:val="Heading2"/>
      </w:pPr>
      <w:r>
        <w:t xml:space="preserve">18. Pengaduan</w:t>
      </w:r>
    </w:p>
    <w:p>
      <w:pPr>
        <w:spacing w:after="120"/>
      </w:pPr>
      <w:r>
        <w:t xml:space="preserve">Pengaduan dapat disampaikan melalui [telepon/WhatsApp ●], [surel ●], atau formulir di mitrans.id. Kami menanggapi paling lambat 3 hari kerja dan memberi penyelesaian paling lambat 14 hari kerja.</w:t>
      </w:r>
    </w:p>
    <w:p>
      <w:pPr>
        <w:pStyle w:val="Heading1"/>
        <w:pageBreakBefore/>
      </w:pPr>
      <w:r>
        <w:t xml:space="preserve">Bagian B. Ketentuan Kemitraan</w:t>
      </w:r>
    </w:p>
    <w:p>
      <w:pPr>
        <w:spacing w:after="120"/>
      </w:pPr>
      <w:r>
        <w:t xml:space="preserve">Bagian ini berlaku tambahan bagi Pengguna yang mendaftar sebagai Mitra PLS. Bagian ini merupakan </w:t>
      </w:r>
      <w:r>
        <w:rPr>
          <w:b/>
          <w:bCs/>
        </w:rPr>
        <w:t xml:space="preserve">perjanjian tertulis</w:t>
      </w:r>
      <w:r>
        <w:t xml:space="preserve"> antara Perusahaan dan Mitra PLS, dan menjadi satu kesatuan dengan Rencana Pemasaran dan Kode Etik.</w:t>
      </w:r>
    </w:p>
    <w:p>
      <w:pPr>
        <w:pStyle w:val="Heading2"/>
      </w:pPr>
      <w:r>
        <w:t xml:space="preserve">19. Kedudukan Mitra PLS</w:t>
      </w:r>
    </w:p>
    <w:p>
      <w:pPr>
        <w:pStyle w:val="ListParagraph"/>
        <w:numPr>
          <w:ilvl w:val="0"/>
          <w:numId w:val="18"/>
        </w:numPr>
        <w:spacing w:after="60"/>
      </w:pPr>
      <w:r>
        <w:t xml:space="preserve">Mitra PLS adalah pelaku usaha mandiri. Mitra PLS </w:t>
      </w:r>
      <w:r>
        <w:rPr>
          <w:b/>
          <w:bCs/>
        </w:rPr>
        <w:t xml:space="preserve">bukan karyawan, agen, atau kuasa</w:t>
      </w:r>
      <w:r>
        <w:t xml:space="preserve"> Perusahaan.</w:t>
      </w:r>
    </w:p>
    <w:p>
      <w:pPr>
        <w:pStyle w:val="ListParagraph"/>
        <w:numPr>
          <w:ilvl w:val="0"/>
          <w:numId w:val="18"/>
        </w:numPr>
        <w:spacing w:after="60"/>
      </w:pPr>
      <w:r>
        <w:t xml:space="preserve">Mitra PLS tidak berhak membuat perjanjian atau menerima pembayaran atas nama Perusahaan.</w:t>
      </w:r>
    </w:p>
    <w:p>
      <w:pPr>
        <w:pStyle w:val="Heading2"/>
      </w:pPr>
      <w:r>
        <w:t xml:space="preserve">20. Pendaftaran</w:t>
      </w:r>
    </w:p>
    <w:p>
      <w:pPr>
        <w:pStyle w:val="ListParagraph"/>
        <w:numPr>
          <w:ilvl w:val="0"/>
          <w:numId w:val="19"/>
        </w:numPr>
        <w:spacing w:after="60"/>
      </w:pPr>
      <w:r>
        <w:rPr>
          <w:b/>
          <w:bCs/>
        </w:rPr>
        <w:t xml:space="preserve">Pendaftaran Mitra PLS tidak dipungut biaya dan tidak mewajibkan pembelian produk apa pun.</w:t>
      </w:r>
    </w:p>
    <w:p>
      <w:pPr>
        <w:pStyle w:val="ListParagraph"/>
        <w:numPr>
          <w:ilvl w:val="0"/>
          <w:numId w:val="19"/>
        </w:numPr>
        <w:spacing w:after="60"/>
      </w:pPr>
      <w:r>
        <w:t xml:space="preserve">Sebelum mendaftar, Mitra PLS telah menerima dan membaca Rencana Pemasaran, Kode Etik, dan ketentuan ini.</w:t>
      </w:r>
    </w:p>
    <w:p>
      <w:pPr>
        <w:pStyle w:val="ListParagraph"/>
        <w:numPr>
          <w:ilvl w:val="0"/>
          <w:numId w:val="19"/>
        </w:numPr>
        <w:spacing w:after="60"/>
      </w:pPr>
      <w:r>
        <w:t xml:space="preserve">Mitra PLS baru memiliki masa pertimbangan 10 hari kerja (Pasal 7 angka 2).</w:t>
      </w:r>
    </w:p>
    <w:p>
      <w:pPr>
        <w:pStyle w:val="ListParagraph"/>
        <w:numPr>
          <w:ilvl w:val="0"/>
          <w:numId w:val="19"/>
        </w:numPr>
        <w:spacing w:after="60"/>
      </w:pPr>
      <w:r>
        <w:t xml:space="preserve">Posisi dalam jaringan biner diberikan saat Mitra PLS mengaktifkan Lisensi pertamanya, atau melalui konversi Lisensi Pelanggan paling lambat 60 hari sejak pembelian, sesuai Rencana Pemasaran bagian 5.4 dan 5.5.</w:t>
      </w:r>
    </w:p>
    <w:p>
      <w:pPr>
        <w:pStyle w:val="ListParagraph"/>
        <w:numPr>
          <w:ilvl w:val="0"/>
          <w:numId w:val="19"/>
        </w:numPr>
        <w:spacing w:after="60"/>
        <w:rPr>
          <w:ins w:id="9007" w:author="Claude (draf untuk Coach Doddy)" w:date="2026-10-27T12:00:00Z"/>
        </w:rPr>
      </w:pPr>
      <w:ins w:id="9008" w:author="Claude (draf untuk Coach Doddy)" w:date="2026-10-27T12:00:00Z">
        <w:r>
          <w:t xml:space="preserve">Posisi jaringan ditempatkan otomatis oleh sistem di bawah posisi Sponsor, pada kaki yang jumlah Lisensinya lebih sedikit, di ujung terluar kaki itu. Bila Sponsor belum memegang Lisensi, posisi ditempatkan di bawah posisi terdekat pada garis Sponsor-nya (Rencana Pemasaran Bab 4 dan bagian 5.4).</w:t>
        </w:r>
      </w:ins>
    </w:p>
    <w:p>
      <w:pPr>
        <w:pStyle w:val="ListParagraph"/>
        <w:numPr>
          <w:ilvl w:val="0"/>
          <w:numId w:val="19"/>
        </w:numPr>
        <w:spacing w:after="60"/>
      </w:pPr>
      <w:r>
        <w:t xml:space="preserve">Tautan rujukan aktif setelah Mitra PLS lulus kuis singkat tentang Kode Etik, tanpa biaya.</w:t>
      </w:r>
    </w:p>
    <w:p>
      <w:pPr>
        <w:pStyle w:val="Heading2"/>
      </w:pPr>
      <w:r>
        <w:t xml:space="preserve">21. Komisi dan bonus</w:t>
      </w:r>
    </w:p>
    <w:p>
      <w:pPr>
        <w:pStyle w:val="ListParagraph"/>
        <w:numPr>
          <w:ilvl w:val="0"/>
          <w:numId w:val="20"/>
        </w:numPr>
        <w:spacing w:after="60"/>
      </w:pPr>
      <w:r>
        <w:t xml:space="preserve">Komisi dan bonus dihitung dan dibayarkan </w:t>
      </w:r>
      <w:r>
        <w:rPr>
          <w:b/>
          <w:bCs/>
        </w:rPr>
        <w:t xml:space="preserve">hanya</w:t>
      </w:r>
      <w:r>
        <w:t xml:space="preserve"> menurut Rencana Pemasaran yang berlaku.</w:t>
      </w:r>
    </w:p>
    <w:p>
      <w:pPr>
        <w:pStyle w:val="ListParagraph"/>
        <w:numPr>
          <w:ilvl w:val="0"/>
          <w:numId w:val="20"/>
        </w:numPr>
        <w:spacing w:after="60"/>
      </w:pPr>
      <w:r>
        <w:t xml:space="preserve">Komisi dan bonus berasal dari penjualan Lisensi dan Langganan kepada pemakai. Tidak ada komisi atau bonus dari pendaftaran atau perekrutan.</w:t>
      </w:r>
    </w:p>
    <w:p>
      <w:pPr>
        <w:pStyle w:val="ListParagraph"/>
        <w:numPr>
          <w:ilvl w:val="0"/>
          <w:numId w:val="20"/>
        </w:numPr>
        <w:spacing w:after="60"/>
      </w:pPr>
      <w:r>
        <w:rPr>
          <w:b/>
          <w:bCs/>
        </w:rPr>
        <w:t xml:space="preserve">Penghasilan tidak dijamin.</w:t>
      </w:r>
      <w:r>
        <w:t xml:space="preserve"> Besarnya bergantung pada penjualan dan pembinaan yang dilakukan Mitra PLS sendiri. Perusahaan menerbitkan pengungkapan penghasilan Mitra PLS setiap tahun.</w:t>
      </w:r>
    </w:p>
    <w:p>
      <w:pPr>
        <w:pStyle w:val="ListParagraph"/>
        <w:numPr>
          <w:ilvl w:val="0"/>
          <w:numId w:val="20"/>
        </w:numPr>
        <w:spacing w:after="60"/>
      </w:pPr>
      <w:r>
        <w:t xml:space="preserve">Pembayaran:</w:t>
      </w:r>
    </w:p>
    <w:p>
      <w:pPr>
        <w:pStyle w:val="ListParagraph"/>
        <w:numPr>
          <w:ilvl w:val="1"/>
          <w:numId w:val="2"/>
        </w:numPr>
        <w:spacing w:after="60"/>
      </w:pPr>
      <w:r>
        <w:t xml:space="preserve">dilakukan setiap Jumat dan pada tutup bulan menurut jadwal di Rencana Pemasaran </w:t>
      </w:r>
      <w:del w:id="9009" w:author="Claude (draf untuk Coach Doddy)" w:date="2026-10-27T12:00:00Z">
        <w:r>
          <w:delText xml:space="preserve">Bab 11;</w:delText>
        </w:r>
      </w:del>
      <w:ins w:id="9010" w:author="Claude (draf untuk Coach Doddy)" w:date="2026-10-27T12:00:00Z">
        <w:r>
          <w:t xml:space="preserve">Bab 11. Bonus Level, Pasangan, dan Pembinaan dibayar setiap Jumat sebagai uang muka 80%; sisa 20% dibayar setelah tutup bulan sesuai faktor plafon, dan kelebihan uang muka dipotong dari pembayaran berikutnya;</w:t>
        </w:r>
      </w:ins>
    </w:p>
    <w:p>
      <w:pPr>
        <w:pStyle w:val="ListParagraph"/>
        <w:numPr>
          <w:ilvl w:val="1"/>
          <w:numId w:val="2"/>
        </w:numPr>
        <w:spacing w:after="60"/>
      </w:pPr>
      <w:r>
        <w:t xml:space="preserve">ditransfer ke rekening atas nama Mitra PLS.</w:t>
      </w:r>
    </w:p>
    <w:p>
      <w:pPr>
        <w:pStyle w:val="ListParagraph"/>
        <w:numPr>
          <w:ilvl w:val="0"/>
          <w:numId w:val="20"/>
        </w:numPr>
        <w:spacing w:after="60"/>
      </w:pPr>
      <w:r>
        <w:t xml:space="preserve">Perusahaan memotong pajak penghasilan atas komisi dan bonus sesuai ketentuan perpajakan dan menerbitkan bukti potong. Mitra PLS bertanggung jawab atas kewajiban pajak lainnya.</w:t>
      </w:r>
    </w:p>
    <w:p>
      <w:pPr>
        <w:pStyle w:val="ListParagraph"/>
        <w:numPr>
          <w:ilvl w:val="0"/>
          <w:numId w:val="20"/>
        </w:numPr>
        <w:spacing w:after="60"/>
      </w:pPr>
      <w:r>
        <w:t xml:space="preserve">Mitra PLS dapat mengajukan keberatan atas perhitungan komisi dan bonus dalam 30 hari setelah pembayaran. Perusahaan menjawab paling lambat 14 hari kerja.</w:t>
      </w:r>
    </w:p>
    <w:p>
      <w:pPr>
        <w:pStyle w:val="Heading2"/>
      </w:pPr>
      <w:r>
        <w:t xml:space="preserve">22. Kewajiban dan larangan Mitra PLS</w:t>
      </w:r>
    </w:p>
    <w:p>
      <w:pPr>
        <w:spacing w:after="120"/>
      </w:pPr>
      <w:r>
        <w:t xml:space="preserve">Mitra PLS wajib mematuhi Kode Etik, terutama:</w:t>
      </w:r>
    </w:p>
    <w:p>
      <w:pPr>
        <w:pStyle w:val="ListParagraph"/>
        <w:numPr>
          <w:ilvl w:val="0"/>
          <w:numId w:val="21"/>
        </w:numPr>
        <w:spacing w:after="60"/>
      </w:pPr>
      <w:r>
        <w:t xml:space="preserve">menjelaskan produk sebagai alat analisis dan edukasi, bukan produk investasi;</w:t>
      </w:r>
    </w:p>
    <w:p>
      <w:pPr>
        <w:pStyle w:val="ListParagraph"/>
        <w:numPr>
          <w:ilvl w:val="0"/>
          <w:numId w:val="21"/>
        </w:numPr>
        <w:spacing w:after="60"/>
      </w:pPr>
      <w:r>
        <w:t xml:space="preserve">tidak menjanjikan penghasilan atau keuntungan investasi;</w:t>
      </w:r>
    </w:p>
    <w:p>
      <w:pPr>
        <w:pStyle w:val="ListParagraph"/>
        <w:numPr>
          <w:ilvl w:val="0"/>
          <w:numId w:val="21"/>
        </w:numPr>
        <w:spacing w:after="60"/>
      </w:pPr>
      <w:r>
        <w:t xml:space="preserve">tidak menarik biaya dari siapa pun dan tidak menerima pembayaran ke rekening pribadi;</w:t>
      </w:r>
    </w:p>
    <w:p>
      <w:pPr>
        <w:pStyle w:val="ListParagraph"/>
        <w:numPr>
          <w:ilvl w:val="0"/>
          <w:numId w:val="21"/>
        </w:numPr>
        <w:spacing w:after="60"/>
      </w:pPr>
      <w:r>
        <w:t xml:space="preserve">tidak menjual melalui lokapasar (online marketplace);</w:t>
      </w:r>
    </w:p>
    <w:p>
      <w:pPr>
        <w:pStyle w:val="ListParagraph"/>
        <w:numPr>
          <w:ilvl w:val="0"/>
          <w:numId w:val="21"/>
        </w:numPr>
        <w:spacing w:after="60"/>
      </w:pPr>
      <w:r>
        <w:t xml:space="preserve">menjaga data pribadi Pelanggan dan Mitra PLS lain;</w:t>
      </w:r>
    </w:p>
    <w:p>
      <w:pPr>
        <w:pStyle w:val="ListParagraph"/>
        <w:numPr>
          <w:ilvl w:val="0"/>
          <w:numId w:val="21"/>
        </w:numPr>
        <w:spacing w:after="60"/>
      </w:pPr>
      <w:r>
        <w:t xml:space="preserve">mendampingi orientasi Pelanggan dan Mitra PLS baru yang ia rujuk.</w:t>
      </w:r>
    </w:p>
    <w:p>
      <w:pPr>
        <w:pStyle w:val="Heading2"/>
      </w:pPr>
      <w:r>
        <w:t xml:space="preserve">23. Data Mitra PLS yang terlihat oleh pihak lain</w:t>
      </w:r>
    </w:p>
    <w:p>
      <w:pPr>
        <w:pStyle w:val="ListParagraph"/>
        <w:numPr>
          <w:ilvl w:val="0"/>
          <w:numId w:val="22"/>
        </w:numPr>
        <w:spacing w:after="60"/>
      </w:pPr>
      <w:r>
        <w:t xml:space="preserve">Sponsor dan upline dapat melihat nama, peringkat, status aktif, dan volume jaringan Mitra PLS di bawahnya untuk keperluan pembinaan.</w:t>
      </w:r>
    </w:p>
    <w:p>
      <w:pPr>
        <w:pStyle w:val="ListParagraph"/>
        <w:numPr>
          <w:ilvl w:val="0"/>
          <w:numId w:val="22"/>
        </w:numPr>
        <w:spacing w:after="60"/>
      </w:pPr>
      <w:r>
        <w:t xml:space="preserve">Nomor telepon Mitra PLS hanya ditampilkan kepada Sponsor langsungnya, dengan persetujuan Mitra PLS.</w:t>
      </w:r>
    </w:p>
    <w:p>
      <w:pPr>
        <w:pStyle w:val="ListParagraph"/>
        <w:numPr>
          <w:ilvl w:val="0"/>
          <w:numId w:val="22"/>
        </w:numPr>
        <w:spacing w:after="60"/>
      </w:pPr>
      <w:r>
        <w:t xml:space="preserve">Data identitas dan rekening tidak ditampilkan kepada Mitra PLS lain.</w:t>
      </w:r>
    </w:p>
    <w:p>
      <w:pPr>
        <w:pStyle w:val="Heading2"/>
      </w:pPr>
      <w:r>
        <w:t xml:space="preserve">24. Berakhirnya kemitraan</w:t>
      </w:r>
    </w:p>
    <w:p>
      <w:pPr>
        <w:pStyle w:val="ListParagraph"/>
        <w:numPr>
          <w:ilvl w:val="0"/>
          <w:numId w:val="23"/>
        </w:numPr>
        <w:spacing w:after="60"/>
      </w:pPr>
      <w:r>
        <w:t xml:space="preserve">Kemitraan berakhir karena pengunduran diri, pemutusan sebagai sanksi, atau sebab lain menurut Kode Etik Bab II.</w:t>
      </w:r>
    </w:p>
    <w:p>
      <w:pPr>
        <w:pStyle w:val="ListParagraph"/>
        <w:numPr>
          <w:ilvl w:val="0"/>
          <w:numId w:val="23"/>
        </w:numPr>
        <w:spacing w:after="60"/>
      </w:pPr>
      <w:r>
        <w:t xml:space="preserve">Setelah kemitraan berakhir, Mitra PLS tidak boleh lagi memakai merek dan materi Perusahaan, dan tetap wajib menjaga kerahasiaan data yang ia ketahui.</w:t>
      </w:r>
    </w:p>
    <w:p>
      <w:pPr>
        <w:pStyle w:val="ListParagraph"/>
        <w:numPr>
          <w:ilvl w:val="0"/>
          <w:numId w:val="23"/>
        </w:numPr>
        <w:spacing w:after="60"/>
      </w:pPr>
      <w:r>
        <w:t xml:space="preserve">Komisi dan bonus yang sudah menjadi hak tetap dibayarkan, kecuali yang diperoleh dari pelanggaran.</w:t>
      </w:r>
    </w:p>
    <w:p>
      <w:pPr>
        <w:pStyle w:val="Heading2"/>
      </w:pPr>
      <w:r>
        <w:t xml:space="preserve">25. Persetujuan elektronik</w:t>
      </w:r>
    </w:p>
    <w:p>
      <w:pPr>
        <w:spacing w:after="120"/>
      </w:pPr>
      <w:r>
        <w:t xml:space="preserve">Dengan mencentang kotak persetujuan saat pendaftaran, Mitra PLS menyatakan:</w:t>
      </w:r>
    </w:p>
    <w:p>
      <w:pPr>
        <w:pStyle w:val="ListParagraph"/>
        <w:numPr>
          <w:ilvl w:val="0"/>
          <w:numId w:val="2"/>
        </w:numPr>
        <w:spacing w:after="60"/>
      </w:pPr>
      <w:r>
        <w:t xml:space="preserve">telah membaca, memahami, dan menyetujui Bagian A dan Bagian B ini, Rencana Pemasaran, dan Kode Etik;</w:t>
      </w:r>
    </w:p>
    <w:p>
      <w:pPr>
        <w:pStyle w:val="ListParagraph"/>
        <w:numPr>
          <w:ilvl w:val="0"/>
          <w:numId w:val="2"/>
        </w:numPr>
        <w:spacing w:after="60"/>
      </w:pPr>
      <w:r>
        <w:t xml:space="preserve">data yang diberikan benar.</w:t>
      </w:r>
    </w:p>
    <w:p>
      <w:pPr>
        <w:spacing w:after="120"/>
      </w:pPr>
      <w:r>
        <w:t xml:space="preserve">Persetujuan elektronik ini memiliki kekuatan hukum yang sama dengan tanda tangan basah, sesuai peraturan perundang-undangan tentang informasi dan transaksi elektronik.</w:t>
      </w:r>
    </w:p>
    <w:sectPr>
      <w:headerReference w:type="default" r:id="rId6"/>
      <w:headerReference w:type="first" r:id="rId7"/>
      <w:footerReference w:type="default" r:id="rId8"/>
      <w:footerReference w:type="first" r:id="rId9"/>
      <w:pgSz w:w="11906" w:h="16838" w:orient="portrait"/>
      <w:pgMar w:top="1300" w:right="1300" w:bottom="1300" w:left="130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06"/>
      </w:tabs>
    </w:pPr>
    <w:r>
      <w:rPr>
        <w:rFonts w:ascii="Calibri" w:cs="Calibri" w:eastAsia="Calibri" w:hAnsi="Calibri"/>
        <w:color w:val="5F6B73"/>
        <w:sz w:val="16"/>
        <w:szCs w:val="16"/>
      </w:rPr>
      <w:t xml:space="preserve">Draf v1.</w:t>
    </w:r>
    <w:del w:id="9501" w:author="Claude (draf untuk Coach Doddy)" w:date="2026-10-27T12:00:00Z">
      <w:r>
        <w:rPr>
          <w:rFonts w:ascii="Calibri" w:cs="Calibri" w:eastAsia="Calibri" w:hAnsi="Calibri"/>
          <w:color w:val="5F6B73"/>
          <w:sz w:val="16"/>
          <w:szCs w:val="16"/>
        </w:rPr>
        <w:delText xml:space="preserve">2</w:delText>
      </w:r>
    </w:del>
    <w:ins w:id="9502" w:author="Claude (draf untuk Coach Doddy)" w:date="2026-10-27T12:00:00Z">
      <w:r>
        <w:rPr>
          <w:rFonts w:ascii="Calibri" w:cs="Calibri" w:eastAsia="Calibri" w:hAnsi="Calibri"/>
          <w:color w:val="5F6B73"/>
          <w:sz w:val="16"/>
          <w:szCs w:val="16"/>
        </w:rPr>
        <w:t xml:space="preserve">3</w:t>
      </w:r>
    </w:ins>
    <w:r>
      <w:rPr>
        <w:rFonts w:ascii="Calibri" w:cs="Calibri" w:eastAsia="Calibri" w:hAnsi="Calibri"/>
        <w:color w:val="5F6B73"/>
        <w:sz w:val="16"/>
        <w:szCs w:val="16"/>
      </w:rPr>
      <w:t xml:space="preserve"> · 27 Oktober 2026</w:t>
    </w:r>
    <w:r>
      <w:rPr>
        <w:color w:val="5F6B73"/>
        <w:sz w:val="16"/>
        <w:szCs w:val="16"/>
      </w:rPr>
      <w:t xml:space="preserve">	Halaman </w:t>
    </w:r>
    <w:r>
      <w:rPr>
        <w:color w:val="5F6B73"/>
        <w:sz w:val="16"/>
        <w:szCs w:val="16"/>
      </w:rPr>
      <w:fldChar w:fldCharType="begin"/>
      <w:instrText xml:space="preserve">PAGE</w:instrText>
      <w:fldChar w:fldCharType="separate"/>
      <w:fldChar w:fldCharType="end"/>
    </w:r>
    <w:r>
      <w:rPr>
        <w:color w:val="5F6B73"/>
        <w:sz w:val="16"/>
        <w:szCs w:val="16"/>
      </w:rPr>
      <w:t xml:space="preserve"> dari </w:t>
    </w:r>
    <w:r>
      <w:rPr>
        <w:color w:val="5F6B7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F6B73"/>
        <w:sz w:val="16"/>
        <w:szCs w:val="16"/>
      </w:rPr>
      <w:t xml:space="preserve">PT MITRANS · Syarat dan Ketentuan mitrans.id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4E5F"/>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E7D6B"/>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F4E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Syarat dan Ketentuan mitrans.id</dc:title>
  <dc:creator>PT MITRANS</dc:creator>
  <dc:description>Ketentuan penggunaan Platform Mitrans-Astra dan Ketentuan Kemitraan</dc:description>
  <cp:lastModifiedBy>Un-named</cp:lastModifiedBy>
  <cp:revision>1</cp:revision>
  <dcterms:created xsi:type="dcterms:W3CDTF">2026-10-27T09:09:37.320Z</dcterms:created>
  <dcterms:modified xsi:type="dcterms:W3CDTF">2026-10-27T09:09:37.320Z</dcterms:modified>
</cp:coreProperties>
</file>

<file path=docProps/custom.xml><?xml version="1.0" encoding="utf-8"?>
<Properties xmlns="http://schemas.openxmlformats.org/officeDocument/2006/custom-properties" xmlns:vt="http://schemas.openxmlformats.org/officeDocument/2006/docPropsVTypes"/>
</file>