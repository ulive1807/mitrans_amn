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5F6B73"/>
          <w:sz w:val="24"/>
          <w:szCs w:val="24"/>
        </w:rPr>
        <w:t xml:space="preserve">PT MITRANS · INTERNAL</w:t>
      </w:r>
    </w:p>
    <w:p>
      <w:pPr>
        <w:pBdr>
          <w:bottom w:val="single" w:color="2E7D6B" w:sz="12" w:space="8"/>
        </w:pBdr>
        <w:spacing w:after="200"/>
      </w:pPr>
      <w:r>
        <w:rPr>
          <w:rFonts w:ascii="Calibri" w:cs="Calibri" w:eastAsia="Calibri" w:hAnsi="Calibri"/>
          <w:b/>
          <w:bCs/>
          <w:color w:val="1F4E5F"/>
          <w:sz w:val="52"/>
          <w:szCs w:val="52"/>
        </w:rPr>
        <w:t xml:space="preserve">Catatan untuk Konsultan Hukum</w:t>
      </w:r>
    </w:p>
    <w:p>
      <w:pPr>
        <w:spacing w:after="600"/>
      </w:pPr>
      <w:r>
        <w:rPr>
          <w:rFonts w:ascii="Calibri" w:cs="Calibri" w:eastAsia="Calibri" w:hAnsi="Calibri"/>
          <w:color w:val="2E7D6B"/>
          <w:sz w:val="28"/>
          <w:szCs w:val="28"/>
        </w:rPr>
        <w:t xml:space="preserve">Pendamping draf Rencana Pemasaran, Kode Etik, serta Syarat dan Ketentuan Mitrans-Astra</w:t>
      </w:r>
    </w:p>
    <w:p>
      <w:pPr>
        <w:spacing w:after="80"/>
      </w:pPr>
      <w:r>
        <w:rPr>
          <w:color w:val="5F6B73"/>
          <w:sz w:val="22"/>
          <w:szCs w:val="22"/>
        </w:rPr>
        <w:t xml:space="preserve">Untuk Coach Doddy dan konsultan hukum</w:t>
      </w:r>
    </w:p>
    <w:p>
      <w:pPr>
        <w:spacing w:after="80"/>
      </w:pPr>
      <w:r>
        <w:rPr>
          <w:color w:val="5F6B73"/>
          <w:sz w:val="22"/>
          <w:szCs w:val="22"/>
        </w:rPr>
        <w:t xml:space="preserve">Versi </w:t>
      </w:r>
      <w:del w:id="9001" w:author="Claude (draf untuk Coach Doddy)" w:date="2026-10-27T12:00:00Z">
        <w:r>
          <w:rPr>
            <w:color w:val="5F6B73"/>
            <w:sz w:val="22"/>
            <w:szCs w:val="22"/>
          </w:rPr>
          <w:delText xml:space="preserve">1.1</w:delText>
        </w:r>
      </w:del>
      <w:ins w:id="9002" w:author="Claude (draf untuk Coach Doddy)" w:date="2026-10-27T12:00:00Z">
        <w:r>
          <w:rPr>
            <w:color w:val="5F6B73"/>
            <w:sz w:val="22"/>
            <w:szCs w:val="22"/>
          </w:rPr>
          <w:t xml:space="preserve">1.2</w:t>
        </w:r>
      </w:ins>
      <w:r>
        <w:rPr>
          <w:color w:val="5F6B73"/>
          <w:sz w:val="22"/>
          <w:szCs w:val="22"/>
        </w:rPr>
        <w:t xml:space="preserve"> · 27 Oktober 2026</w:t>
      </w:r>
    </w:p>
    <w:p>
      <w:pPr>
        <w:spacing w:after="80" w:before="1600"/>
      </w:pPr>
      <w:r>
        <w:rPr>
          <w:rFonts w:ascii="Calibri" w:cs="Calibri" w:eastAsia="Calibri" w:hAnsi="Calibri"/>
          <w:b/>
          <w:bCs/>
          <w:color w:val="A0522D"/>
          <w:sz w:val="20"/>
          <w:szCs w:val="20"/>
        </w:rPr>
        <w:t xml:space="preserve">INTERNAL: tidak untuk diajukan ke instansi atau ditayangkan di situs</w:t>
      </w:r>
    </w:p>
    <w:p>
      <w:r>
        <w:br w:type="page"/>
      </w:r>
    </w:p>
    <w:p>
      <w:pPr>
        <w:pStyle w:val="Heading1"/>
      </w:pPr>
      <w:r>
        <w:t xml:space="preserve">Ringkasan</w:t>
      </w:r>
    </w:p>
    <w:p>
      <w:pPr>
        <w:spacing w:after="120"/>
      </w:pPr>
      <w:r>
        <w:t xml:space="preserve">Memo internal ini menyertai tiga dokumen draf: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Rencana Pemasaran Mitrans-Astra </w:t>
      </w:r>
      <w:del w:id="9003" w:author="Claude (draf untuk Coach Doddy)" w:date="2026-10-27T12:00:00Z">
        <w:r>
          <w:delText xml:space="preserve">v1.1</w:delText>
        </w:r>
      </w:del>
      <w:ins w:id="9004" w:author="Claude (draf untuk Coach Doddy)" w:date="2026-10-27T12:00:00Z">
        <w:r>
          <w:t xml:space="preserve">v1.3</w:t>
        </w:r>
      </w:ins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Kode Etik Mitra PLS Mitrans-Astra </w:t>
      </w:r>
      <w:del w:id="9005" w:author="Claude (draf untuk Coach Doddy)" w:date="2026-10-27T12:00:00Z">
        <w:r>
          <w:delText xml:space="preserve">v1.1</w:delText>
        </w:r>
      </w:del>
      <w:ins w:id="9006" w:author="Claude (draf untuk Coach Doddy)" w:date="2026-10-27T12:00:00Z">
        <w:r>
          <w:t xml:space="preserve">v1.3</w:t>
        </w:r>
      </w:ins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Syarat dan Ketentuan mitrans.id </w:t>
      </w:r>
      <w:del w:id="9007" w:author="Claude (draf untuk Coach Doddy)" w:date="2026-10-27T12:00:00Z">
        <w:r>
          <w:delText xml:space="preserve">v1.1</w:delText>
        </w:r>
      </w:del>
      <w:ins w:id="9008" w:author="Claude (draf untuk Coach Doddy)" w:date="2026-10-27T12:00:00Z">
        <w:r>
          <w:t xml:space="preserve">v1.3</w:t>
        </w:r>
      </w:ins>
      <w:r>
        <w:t xml:space="preserve">.</w:t>
      </w:r>
    </w:p>
    <w:p>
      <w:pPr>
        <w:spacing w:after="120"/>
      </w:pPr>
      <w:r>
        <w:t xml:space="preserve">Isinya dibagi </w:t>
      </w:r>
      <w:del w:id="9009" w:author="Claude (draf untuk Coach Doddy)" w:date="2026-10-27T12:00:00Z">
        <w:r>
          <w:delText xml:space="preserve">empat</w:delText>
        </w:r>
      </w:del>
      <w:ins w:id="9010" w:author="Claude (draf untuk Coach Doddy)" w:date="2026-10-27T12:00:00Z">
        <w:r>
          <w:t xml:space="preserve">lima</w:t>
        </w:r>
      </w:ins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Bagian 1: hal yang </w:t>
      </w:r>
      <w:r>
        <w:rPr>
          <w:b/>
          <w:bCs/>
        </w:rPr>
        <w:t xml:space="preserve">berpotensi bertentangan dengan peraturan</w:t>
      </w:r>
      <w:r>
        <w:t xml:space="preserve"> dan harus diputuskan bersama konsultan hukum sebelum pengajuan izin;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Bagian 2: ketentuan </w:t>
      </w:r>
      <w:r>
        <w:rPr>
          <w:b/>
          <w:bCs/>
        </w:rPr>
        <w:t xml:space="preserve">baru</w:t>
      </w:r>
      <w:r>
        <w:t xml:space="preserve"> yang ditambahkan agar dokumen memenuhi isi wajib Permendag 70/2019, dan perlu dikonfirmasi Coach;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Bagian 2A: perubahan v1.1 yang sudah diputuskan Coach pada 27 Oktober 2026;</w:t>
      </w:r>
    </w:p>
    <w:p>
      <w:pPr>
        <w:pStyle w:val="ListParagraph"/>
        <w:numPr>
          <w:ilvl w:val="0"/>
          <w:numId w:val="2"/>
        </w:numPr>
        <w:spacing w:after="60"/>
        <w:rPr>
          <w:ins w:id="9011" w:author="Claude (draf untuk Coach Doddy)" w:date="2026-10-27T12:00:00Z"/>
        </w:rPr>
      </w:pPr>
      <w:ins w:id="9012" w:author="Claude (draf untuk Coach Doddy)" w:date="2026-10-27T12:00:00Z">
        <w:r>
          <w:t xml:space="preserve">Bagian 2B: keputusan aturan sistem v1.3 (A1–A12) yang sudah diputuskan Coach pada 27 Oktober 2026, beserta butir yang perlu dinilai konsultan hukum;</w:t>
        </w:r>
      </w:ins>
    </w:p>
    <w:p>
      <w:pPr>
        <w:pStyle w:val="ListParagraph"/>
        <w:numPr>
          <w:ilvl w:val="0"/>
          <w:numId w:val="2"/>
        </w:numPr>
        <w:spacing w:after="60"/>
      </w:pPr>
      <w:r>
        <w:t xml:space="preserve">Bagian 3: data yang perlu dilengkapi (ditandai [●] di dokumen).</w:t>
      </w:r>
    </w:p>
    <w:p>
      <w:pPr>
        <w:spacing w:after="120"/>
      </w:pPr>
      <w:r>
        <w:t xml:space="preserve">Memo ini tidak untuk diajukan ke instansi atau ditayangkan di situs. Saya bukan konsultan hukum. Memo ini adalah daftar periksa, bukan pendapat hukum.</w:t>
      </w:r>
    </w:p>
    <w:p>
      <w:pPr>
        <w:pStyle w:val="Heading2"/>
      </w:pPr>
      <w:r>
        <w:t xml:space="preserve">1. Hal yang berpotensi bertentangan dengan peraturan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"/>
        <w:gridCol w:w="1395"/>
        <w:gridCol w:w="2047"/>
        <w:gridCol w:w="2419"/>
        <w:gridCol w:w="2887"/>
      </w:tblGrid>
      <w:tr>
        <w:trPr>
          <w:cantSplit/>
          <w:tblHeader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#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Hal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Dasar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Keadaan di dokumen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Saran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Plafon komisi dan bonus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17: paling banyak 40% dari omzet Perusahaan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 A 50% omzet bersih Lisensi; Plan B 40% omzet bersih Langganan, sesuai keputusan Coach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Bila 40% berlaku, ubah plafon Plan A ke 40%. Nominal bonus tidak perlu diubah: dalam uji 5 tahun, Plan A dibayar 31,1–31,8%. Hanya jaringan yang hampir ideal (47%) yang akan dipotong prorata</w:t>
            </w:r>
            <w:ins w:id="9013" w:author="Claude (draf untuk Coach Doddy)" w:date="2026-10-27T12:00:00Z">
              <w:r>
                <w:rPr>
                  <w:sz w:val="19"/>
                  <w:szCs w:val="19"/>
                </w:rPr>
                <w:t xml:space="preserve"> Catatan v1.2: uji ulang dengan engine perhitungan menghasilkan Plan A 24,9–29,0%. Dengan plafon 40%, faktor plafon bonus tim tetap tidak pernah dipakai (lihat butir 15 dan Rencana Pemasaran 12.3).</w:t>
              </w:r>
            </w:ins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Larangan jasa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m dan Pasal 29; PP 3/2026 Pasal 54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Produk dirumuskan sebagai lisensi perangkat lunak (barang tidak berwujud)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Minta pendapat hukum tertulis apakah lisensi dan langganan platform ini barang atau jasa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Barang yang tidak dapat dipindahtangankan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PP 3/2026 Pasal 54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Lisensi dapat dialihkan lewat aplikasi (Syarat dan Ketentuan Pasal 9)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Konfirmasi bahwa fitur pengalihan cukup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Larangan mewajibkan pembelian saat pendaftaran atau untuk peringkat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f dan g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Pendaftaran gratis tanpa kewajiban membeli. Posisi jaringan diberikan saat Mitra mengaktifkan Lisensi pertamanya. Mulai bulan ke-4, bonus pemegang Lisensi cair bila Langganannya aktif</w:t>
            </w:r>
            <w:ins w:id="9014" w:author="Claude (draf untuk Coach Doddy)" w:date="2026-10-27T12:00:00Z">
              <w:r>
                <w:rPr>
                  <w:sz w:val="19"/>
                  <w:szCs w:val="19"/>
                </w:rPr>
                <w:t xml:space="preserve"> Versi 1.3: Bonus Sponsor dan Bonus Layanan Berkah selalu dibayar tanpa syarat Langganan (keputusan A4). Syarat Langganan mulai bulan ke-4 tinggal untuk Bonus Level, Pasangan, dan Pembinaan.</w:t>
              </w:r>
            </w:ins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Tanyakan apakah dua ketentuan ini dapat dinilai sebagai kewajiban membeli. Bila ya, saran saya: Bonus Sponsor dan Layanan Berkah selalu dibayar kepada penjual tanpa syarat Langganan, dan syarat Langganan hanya untuk bonus jaringan</w:t>
            </w:r>
            <w:ins w:id="9015" w:author="Claude (draf untuk Coach Doddy)" w:date="2026-10-27T12:00:00Z">
              <w:r>
                <w:rPr>
                  <w:sz w:val="19"/>
                  <w:szCs w:val="19"/>
                </w:rPr>
                <w:t xml:space="preserve"> Saran ini sudah diterapkan di v1.3. Mohon konsultan menilai apakah syarat Langganan untuk bonus jaringan saja masih dapat dinilai sebagai kewajiban membeli.</w:t>
              </w:r>
            </w:ins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Akun struktural Mitrans 001–003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i (perusahaan tidak boleh menjual langsung tanpa jaringan)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Akun dipegang Perusahaan, tidak aktif, dan bagiannya tidak dibayarkan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Tanyakan bentuk yang sah untuk penjualan Lisensi kepada empat pemimpin pertama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Izin edar atau standar mutu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13 huruf m dan Pasal 8 ayat (1)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Diisi dengan Tanda Daftar PSE, pendaftaran merek, dan pencatatan hak cipta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Konfirmasi dokumen yang diterima sebagai pengganti izin edar untuk perangkat lunak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Hak distribusi eksklusif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5 huruf a; PP 3/2026 Pasal 44–45A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Dasar diisi [●]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Siapkan bukti kepemilikan merek dan hak cipta, atau perjanjian distribusi eksklusif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Merek "Mitrans-Astra"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"Astra" merek terkenal milik PT Astra International Tbk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Dipakai di semua dokumen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Cek PDKI sebelum pengajuan. Bila berisiko, ganti nama sebelum dokumen diverifikasi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Produk investasi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PP 3/2026 Pasal 54; OJK Peraturan V.C.1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Ditegaskan sebagai alat analisis dan edukasi, tanpa sinyal beli/jual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Konfirmasi batas fitur yang aman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Verifikasi asosiasi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8 ayat (3) dan Pasal 9 ayat (4)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Belum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dan Kode Etik perlu diverifikasi asosiasi penjualan langsung sebelum pengajuan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Pelaporan tahunan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22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Dicantumkan sebagai kewajiban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Tetapkan penanggung jawab dan tanggal pelaporan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E-book Ylive Academy di dalam funnel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l; UU 27/2022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Mitra membagikan tautan e-book Ylive Academy tanpa komisi. Data pembeli e-book diteruskan ke PT MITRANS dengan izin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Konfirmasi bahwa kegiatan ini tidak dinilai sebagai penjualan barang di luar Program Pemasaran, dan bentuk perjanjian berbagi data yang memadai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Workshop pelatihan gratis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m; PP 3/2026 Pasal 54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Workshop 2 hari setiap bulan bagi pemegang Lisensi, tanpa biaya, dan disebut dalam penawaran di webinar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Konfirmasi bahwa menyebut workshop dalam penawaran tidak membuat Lisensi dinilai mengandung jasa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Batas 60 hari konversi Lisensi</w:t>
            </w:r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Permendag 70/2019 Pasal 21 huruf f dan g</w:t>
            </w:r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Pelanggan yang menjadi Mitra dalam 60 hari mendapat posisi jaringan dari Lisensinya. Sesudah itu, posisi hanya dari Lisensi berikutnya</w:t>
            </w:r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Tanyakan apakah batas ini dapat dinilai mewajibkan pembelian bagi yang mendaftar sesudah 60 hari</w:t>
            </w:r>
          </w:p>
        </w:tc>
      </w:tr>
      <w:tr>
        <w:trPr>
          <w:cantSplit/>
          <w:tblHeader w:val="off"/>
          <w:ins w:id="20011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01" w:author="Claude (draf untuk Coach Doddy)" w:date="2026-10-27T12:00:00Z"/>
              </w:rPr>
            </w:pPr>
            <w:ins w:id="20002" w:author="Claude (draf untuk Coach Doddy)" w:date="2026-10-27T12:00:00Z">
              <w:r>
                <w:rPr>
                  <w:sz w:val="19"/>
                  <w:szCs w:val="19"/>
                </w:rPr>
                <w:t xml:space="preserve">15</w:t>
              </w:r>
            </w:ins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03" w:author="Claude (draf untuk Coach Doddy)" w:date="2026-10-27T12:00:00Z"/>
              </w:rPr>
            </w:pPr>
            <w:ins w:id="20004" w:author="Claude (draf untuk Coach Doddy)" w:date="2026-10-27T12:00:00Z">
              <w:r>
                <w:rPr>
                  <w:b/>
                  <w:bCs/>
                  <w:sz w:val="19"/>
                  <w:szCs w:val="19"/>
                </w:rPr>
                <w:t xml:space="preserve">Hasil uji internal (Rencana Pemasaran Bab 12.3)</w:t>
              </w:r>
            </w:ins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05" w:author="Claude (draf untuk Coach Doddy)" w:date="2026-10-27T12:00:00Z"/>
              </w:rPr>
            </w:pPr>
            <w:ins w:id="20006" w:author="Claude (draf untuk Coach Doddy)" w:date="2026-10-27T12:00:00Z">
              <w:r>
                <w:rPr>
                  <w:sz w:val="19"/>
                  <w:szCs w:val="19"/>
                </w:rPr>
                <w:t xml:space="preserve">Permendag 70/2019 Pasal 8 ayat (1): simulasi perhitungan komisi dan bonus</w:t>
              </w:r>
            </w:ins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07" w:author="Claude (draf untuk Coach Doddy)" w:date="2026-10-27T12:00:00Z"/>
              </w:rPr>
            </w:pPr>
            <w:ins w:id="20008" w:author="Claude (draf untuk Coach Doddy)" w:date="2026-10-27T12:00:00Z">
              <w:r>
                <w:rPr>
                  <w:sz w:val="19"/>
                  <w:szCs w:val="19"/>
                </w:rPr>
                <w:t xml:space="preserve">Di v1.3, tabel Bab 12.3 sudah diganti dengan hasil uji ulang engine yang menjalankan aturan v1.3: Plan A 24,9–29,0% dan Plan B 8,9–35,2% (hasil lama: Plan A 26,5–46,9%, Plan B 26,6–36,7%). Asumsi pengujian ditulis lengkap. Selisih terbesar karena syarat aktif 2 penjualan per bulan: banyak bonus tim ditahan lalu masuk Pool Aktif</w:t>
              </w:r>
            </w:ins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09" w:author="Claude (draf untuk Coach Doddy)" w:date="2026-10-27T12:00:00Z"/>
              </w:rPr>
            </w:pPr>
            <w:ins w:id="20010" w:author="Claude (draf untuk Coach Doddy)" w:date="2026-10-27T12:00:00Z">
              <w:r>
                <w:rPr>
                  <w:sz w:val="19"/>
                  <w:szCs w:val="19"/>
                </w:rPr>
                <w:t xml:space="preserve">Mohon konsultan dan asosiasi menilai apakah asumsi pengujian sudah memadai. Coach juga perlu menilai dampak bisnisnya: Pool Aktif menjadi bagian Plan A terbesar setelah Bonus Sponsor. Angka di tabel tidak boleh terbaca sebagai proyeksi penghasilan</w:t>
              </w:r>
            </w:ins>
          </w:p>
        </w:tc>
      </w:tr>
      <w:tr>
        <w:trPr>
          <w:cantSplit/>
          <w:tblHeader w:val="off"/>
          <w:ins w:id="20022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12" w:author="Claude (draf untuk Coach Doddy)" w:date="2026-10-27T12:00:00Z"/>
              </w:rPr>
            </w:pPr>
            <w:ins w:id="20013" w:author="Claude (draf untuk Coach Doddy)" w:date="2026-10-27T12:00:00Z">
              <w:r>
                <w:rPr>
                  <w:sz w:val="19"/>
                  <w:szCs w:val="19"/>
                </w:rPr>
                <w:t xml:space="preserve">16</w:t>
              </w:r>
            </w:ins>
          </w:p>
        </w:tc>
        <w:tc>
          <w:tcPr>
            <w:tcW w:type="dxa" w:w="139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14" w:author="Claude (draf untuk Coach Doddy)" w:date="2026-10-27T12:00:00Z"/>
              </w:rPr>
            </w:pPr>
            <w:ins w:id="20015" w:author="Claude (draf untuk Coach Doddy)" w:date="2026-10-27T12:00:00Z">
              <w:r>
                <w:rPr>
                  <w:b/>
                  <w:bCs/>
                  <w:sz w:val="19"/>
                  <w:szCs w:val="19"/>
                </w:rPr>
                <w:t xml:space="preserve">Rumus batas atas biaya Langganan</w:t>
              </w:r>
            </w:ins>
          </w:p>
        </w:tc>
        <w:tc>
          <w:tcPr>
            <w:tcW w:type="dxa" w:w="204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16" w:author="Claude (draf untuk Coach Doddy)" w:date="2026-10-27T12:00:00Z"/>
              </w:rPr>
            </w:pPr>
            <w:ins w:id="20017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Bab 12.2</w:t>
              </w:r>
            </w:ins>
          </w:p>
        </w:tc>
        <w:tc>
          <w:tcPr>
            <w:tcW w:type="dxa" w:w="2419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18" w:author="Claude (draf untuk Coach Doddy)" w:date="2026-10-27T12:00:00Z"/>
              </w:rPr>
            </w:pPr>
            <w:ins w:id="20019" w:author="Claude (draf untuk Coach Doddy)" w:date="2026-10-27T12:00:00Z">
              <w:r>
                <w:rPr>
                  <w:sz w:val="19"/>
                  <w:szCs w:val="19"/>
                </w:rPr>
                <w:t xml:space="preserve">Tertulis 38% (20% + 5 × 3% + 3%). Komisi Langganan Rp70.000 adalah 20% dari PV (Rp350.000), sedangkan omzet bersih Rp359.459, sehingga batas sebenarnya 37,47%</w:t>
              </w:r>
            </w:ins>
          </w:p>
        </w:tc>
        <w:tc>
          <w:tcPr>
            <w:tcW w:type="dxa" w:w="2887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20" w:author="Claude (draf untuk Coach Doddy)" w:date="2026-10-27T12:00:00Z"/>
              </w:rPr>
            </w:pPr>
            <w:ins w:id="20021" w:author="Claude (draf untuk Coach Doddy)" w:date="2026-10-27T12:00:00Z">
              <w:r>
                <w:rPr>
                  <w:sz w:val="19"/>
                  <w:szCs w:val="19"/>
                </w:rPr>
                <w:t xml:space="preserve">Selaraskan teks rumus. Dampaknya kecil, tetapi angka dalam dokumen izin sebaiknya tepat</w:t>
              </w:r>
            </w:ins>
          </w:p>
        </w:tc>
      </w:tr>
    </w:tbl>
    <w:p>
      <w:pPr>
        <w:spacing w:after="120"/>
      </w:pPr>
    </w:p>
    <w:p>
      <w:pPr>
        <w:pStyle w:val="Heading2"/>
      </w:pPr>
      <w:r>
        <w:t xml:space="preserve">2. Ketentuan baru yang perlu dikonfirmasi Coach</w:t>
      </w:r>
    </w:p>
    <w:p>
      <w:pPr>
        <w:spacing w:after="120"/>
      </w:pPr>
      <w:r>
        <w:t xml:space="preserve">Ketentuan berikut belum pernah diputuskan di Rencana Pemasaran v1.0. Saya menambahkannya karena Permendag 70/2019 Pasal 9 ayat (2) dan Pasal 13 mewajibkan isinya ada.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"/>
        <w:gridCol w:w="1980"/>
        <w:gridCol w:w="4950"/>
        <w:gridCol w:w="1782"/>
      </w:tblGrid>
      <w:tr>
        <w:trPr>
          <w:cantSplit/>
          <w:tblHeader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#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Ketentuan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Isi di draf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Lokasi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Mitra tanpa Lisensi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Boleh menjual dan menerima Bonus Sponsor serta Layanan Berkah. Posisi jaringan baru diberikan saat Lisensi pertama diaktifkan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5.4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Pengembalian dana dalam masa pertimbangan 10 hari kerja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100% bila Lisensi belum diaktifkan. Bila sudah diaktifkan, dikurangi nilai akses yang dipakai, dihitung harian dari Rp399.000 per bulan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5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Pembelian kembali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Lisensi yang belum diaktifkan dan masih dapat dialihkan dibeli kembali seharga pembelian dikurangi biaya administrasi paling banyak 10% dan komisi yang sudah diterima. Dibayar dalam 14 hari kerja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15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Pengalihan Lisensi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Lewat aplikasi; tidak menimbulkan bonus baru; biaya [●]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Syarat dan Ketentuan Pasal 9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Masa berlaku keanggotaan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 tahun, diperpanjang gratis dengan konfirmasi data. Bila terlambat lebih dari 60 hari, pembayaran bonus ditunda, tetapi hak tidak hilang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6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Pengalihan keanggotaan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Kepada ahli waris (diajukan dalam 12 bulan), atau kepada suami/istri atau keluarga sedarah satu derajat sekali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8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Kompensasi gangguan layanan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Gangguan lebih dari 24 jam karena Perusahaan diganti dengan perpanjangan akses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14; Syarat dan Ketentuan Pasal 13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Tata cara sanksi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Mitra diberi 14 hari untuk menjelaskan dan 1 kali keberatan. Pelanggaran berat dapat langsung diputus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20–21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Forum sengketa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Musyawarah, lalu mediasi asosiasi, lalu [BASYARNAS atau Pengadilan Negeri ●]. Pelanggan tetap berhak ke BPSK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 Pasal 22–23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Waktu layanan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Pengaduan ditanggapi dalam 3 hari kerja dan diselesaikan dalam 14 hari kerja; pengembalian dana dalam 14 hari kerja; keberatan bonus diajukan dalam 30 hari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Kode Etik; Syarat dan Ketentuan</w:t>
            </w:r>
          </w:p>
        </w:tc>
      </w:tr>
      <w:tr>
        <w:trPr>
          <w:cantSplit/>
          <w:tblHeader w:val="off"/>
        </w:trPr>
        <w:tc>
          <w:tcPr>
            <w:tcW w:type="dxa" w:w="594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 yang terlihat oleh upline</w:t>
            </w:r>
          </w:p>
        </w:tc>
        <w:tc>
          <w:tcPr>
            <w:tcW w:type="dxa" w:w="4950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Nama, peringkat, status aktif, dan volume. Telepon hanya untuk Sponsor langsung, dengan persetujuan</w:t>
            </w:r>
          </w:p>
        </w:tc>
        <w:tc>
          <w:tcPr>
            <w:tcW w:type="dxa" w:w="1782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Syarat dan Ketentuan Pasal 23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2A. Perubahan v1.1 atas keputusan Coach (27 Oktober 2026)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"/>
        <w:gridCol w:w="5583"/>
        <w:gridCol w:w="3165"/>
      </w:tblGrid>
      <w:tr>
        <w:trPr>
          <w:cantSplit/>
          <w:tblHeader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#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Perubahan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4E5F"/>
                <w:sz w:val="19"/>
                <w:szCs w:val="19"/>
              </w:rPr>
              <w:t xml:space="preserve">Lokasi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Istilah resmi "Mitra" menjadi "Mitra PLS" (Mitra Marketing Penggerak Literasi Syariah)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Ketiga dokumen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Konversi Lisensi Pelanggan menjadi Lisensi Mitra PLS dalam 60 hari, tanpa Bonus Sponsor kedua dan tanpa volume ganda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5.5; Syarat dan Ketentuan Pasal 20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Bonus Layanan Berkah tetap dibayar atas Lisensi yang dikonversi; batas atas biaya bonus per Lisensi menjadi 49,7%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8.1 dan 12.2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Pendampingan orientasi oleh Mitra penjual dalam 7 hari; workshop pelatihan bulanan tanpa biaya dan kelas daring pengganti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Bab 7 dan 13; Kode Etik Pasal 13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Tautan rujukan aktif setelah lulus kuis Kode Etik, tanpa biaya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Rencana Pemasaran Bab 6; Kode Etik Pasal 4; Syarat dan Ketentuan Pasal 20</w:t>
            </w:r>
          </w:p>
        </w:tc>
      </w:tr>
      <w:tr>
        <w:trPr>
          <w:cantSplit/>
          <w:tblHeader w:val="off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 pembeli e-book dari Ylive Academy, dengan izin dan perjanjian berbagi data</w:t>
            </w:r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Syarat dan Ketentuan Pasal 11</w:t>
            </w:r>
          </w:p>
        </w:tc>
      </w:tr>
    </w:tbl>
    <w:p>
      <w:pPr>
        <w:spacing w:after="120"/>
      </w:pPr>
    </w:p>
    <w:p>
      <w:pPr>
        <w:pStyle w:val="Heading2"/>
        <w:rPr>
          <w:ins w:id="20120" w:author="Claude (draf untuk Coach Doddy)" w:date="2026-10-27T12:00:00Z"/>
        </w:rPr>
      </w:pPr>
      <w:ins w:id="20121" w:author="Claude (draf untuk Coach Doddy)" w:date="2026-10-27T12:00:00Z">
        <w:r>
          <w:t xml:space="preserve">2B. Keputusan aturan sistem v1.3 (27 Oktober 2026)</w:t>
        </w:r>
      </w:ins>
    </w:p>
    <w:p>
      <w:pPr>
        <w:spacing w:after="120"/>
        <w:rPr>
          <w:ins w:id="20122" w:author="Claude (draf untuk Coach Doddy)" w:date="2026-10-27T12:00:00Z"/>
        </w:rPr>
      </w:pPr>
      <w:ins w:id="20123" w:author="Claude (draf untuk Coach Doddy)" w:date="2026-10-27T12:00:00Z">
        <w:r>
          <w:t xml:space="preserve">Rencana Pemasaran v1.0–v1.2 tidak mengatur hal berikut. Coach memutuskannya saat sistem perhitungan dirancang, dan semuanya sudah dicantumkan di dokumen v1.3. Butir bertanda "Perlu dinilai" mohon diberi pendapat konsultan hukum.</w:t>
        </w:r>
      </w:ins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"/>
        <w:gridCol w:w="5583"/>
        <w:gridCol w:w="3165"/>
      </w:tblGrid>
      <w:tr>
        <w:trPr>
          <w:cantSplit/>
          <w:tblHeader/>
          <w:ins w:id="20029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23" w:author="Claude (draf untuk Coach Doddy)" w:date="2026-10-27T12:00:00Z"/>
              </w:rPr>
            </w:pPr>
            <w:ins w:id="20024" w:author="Claude (draf untuk Coach Doddy)" w:date="2026-10-27T12:00:00Z">
              <w:r>
                <w:rPr>
                  <w:b/>
                  <w:bCs/>
                  <w:color w:val="1F4E5F"/>
                  <w:sz w:val="19"/>
                  <w:szCs w:val="19"/>
                </w:rPr>
                <w:t xml:space="preserve">#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25" w:author="Claude (draf untuk Coach Doddy)" w:date="2026-10-27T12:00:00Z"/>
              </w:rPr>
            </w:pPr>
            <w:ins w:id="20026" w:author="Claude (draf untuk Coach Doddy)" w:date="2026-10-27T12:00:00Z">
              <w:r>
                <w:rPr>
                  <w:b/>
                  <w:bCs/>
                  <w:color w:val="1F4E5F"/>
                  <w:sz w:val="19"/>
                  <w:szCs w:val="19"/>
                </w:rPr>
                <w:t xml:space="preserve">Keputusan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shd w:fill="E8F1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27" w:author="Claude (draf untuk Coach Doddy)" w:date="2026-10-27T12:00:00Z"/>
              </w:rPr>
            </w:pPr>
            <w:ins w:id="20028" w:author="Claude (draf untuk Coach Doddy)" w:date="2026-10-27T12:00:00Z">
              <w:r>
                <w:rPr>
                  <w:b/>
                  <w:bCs/>
                  <w:color w:val="1F4E5F"/>
                  <w:sz w:val="19"/>
                  <w:szCs w:val="19"/>
                </w:rPr>
                <w:t xml:space="preserve">Lokasi</w:t>
              </w:r>
            </w:ins>
          </w:p>
        </w:tc>
      </w:tr>
      <w:tr>
        <w:trPr>
          <w:cantSplit/>
          <w:tblHeader w:val="off"/>
          <w:ins w:id="20036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30" w:author="Claude (draf untuk Coach Doddy)" w:date="2026-10-27T12:00:00Z"/>
              </w:rPr>
            </w:pPr>
            <w:ins w:id="20031" w:author="Claude (draf untuk Coach Doddy)" w:date="2026-10-27T12:00:00Z">
              <w:r>
                <w:rPr>
                  <w:sz w:val="19"/>
                  <w:szCs w:val="19"/>
                </w:rPr>
                <w:t xml:space="preserve">A1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32" w:author="Claude (draf untuk Coach Doddy)" w:date="2026-10-27T12:00:00Z"/>
              </w:rPr>
            </w:pPr>
            <w:ins w:id="20033" w:author="Claude (draf untuk Coach Doddy)" w:date="2026-10-27T12:00:00Z">
              <w:r>
                <w:rPr>
                  <w:sz w:val="19"/>
                  <w:szCs w:val="19"/>
                </w:rPr>
                <w:t xml:space="preserve">Penempatan posisi otomatis: kaki Sponsor yang Lisensinya lebih sedikit, di ujung terluar; bila sama, kaki kiri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34" w:author="Claude (draf untuk Coach Doddy)" w:date="2026-10-27T12:00:00Z"/>
              </w:rPr>
            </w:pPr>
            <w:ins w:id="20035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Bab 4; Kode Etik Pasal 10; S&amp;K Pasal 20</w:t>
              </w:r>
            </w:ins>
          </w:p>
        </w:tc>
      </w:tr>
      <w:tr>
        <w:trPr>
          <w:cantSplit/>
          <w:tblHeader w:val="off"/>
          <w:ins w:id="20043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37" w:author="Claude (draf untuk Coach Doddy)" w:date="2026-10-27T12:00:00Z"/>
              </w:rPr>
            </w:pPr>
            <w:ins w:id="20038" w:author="Claude (draf untuk Coach Doddy)" w:date="2026-10-27T12:00:00Z">
              <w:r>
                <w:rPr>
                  <w:sz w:val="19"/>
                  <w:szCs w:val="19"/>
                </w:rPr>
                <w:t xml:space="preserve">A2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39" w:author="Claude (draf untuk Coach Doddy)" w:date="2026-10-27T12:00:00Z"/>
              </w:rPr>
            </w:pPr>
            <w:ins w:id="20040" w:author="Claude (draf untuk Coach Doddy)" w:date="2026-10-27T12:00:00Z">
              <w:r>
                <w:rPr>
                  <w:sz w:val="19"/>
                  <w:szCs w:val="19"/>
                </w:rPr>
                <w:t xml:space="preserve">Sponsor tanpa Lisensi: posisi Mitra PLS baru di bawah posisi terdekat pada garis Sponsor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41" w:author="Claude (draf untuk Coach Doddy)" w:date="2026-10-27T12:00:00Z"/>
              </w:rPr>
            </w:pPr>
            <w:ins w:id="20042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5.4; S&amp;K Pasal 20</w:t>
              </w:r>
            </w:ins>
          </w:p>
        </w:tc>
      </w:tr>
      <w:tr>
        <w:trPr>
          <w:cantSplit/>
          <w:tblHeader w:val="off"/>
          <w:ins w:id="20050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44" w:author="Claude (draf untuk Coach Doddy)" w:date="2026-10-27T12:00:00Z"/>
              </w:rPr>
            </w:pPr>
            <w:ins w:id="20045" w:author="Claude (draf untuk Coach Doddy)" w:date="2026-10-27T12:00:00Z">
              <w:r>
                <w:rPr>
                  <w:sz w:val="19"/>
                  <w:szCs w:val="19"/>
                </w:rPr>
                <w:t xml:space="preserve">A3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46" w:author="Claude (draf untuk Coach Doddy)" w:date="2026-10-27T12:00:00Z"/>
              </w:rPr>
            </w:pPr>
            <w:ins w:id="20047" w:author="Claude (draf untuk Coach Doddy)" w:date="2026-10-27T12:00:00Z">
              <w:r>
                <w:rPr>
                  <w:sz w:val="19"/>
                  <w:szCs w:val="19"/>
                </w:rPr>
                <w:t xml:space="preserve">Volume Lisensi Pelanggan dari penjual tanpa Lisensi dicatat di posisi terdekat pada garis Sponsor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48" w:author="Claude (draf untuk Coach Doddy)" w:date="2026-10-27T12:00:00Z"/>
              </w:rPr>
            </w:pPr>
            <w:ins w:id="20049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5.4</w:t>
              </w:r>
            </w:ins>
          </w:p>
        </w:tc>
      </w:tr>
      <w:tr>
        <w:trPr>
          <w:cantSplit/>
          <w:tblHeader w:val="off"/>
          <w:ins w:id="20059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51" w:author="Claude (draf untuk Coach Doddy)" w:date="2026-10-27T12:00:00Z"/>
              </w:rPr>
            </w:pPr>
            <w:ins w:id="20052" w:author="Claude (draf untuk Coach Doddy)" w:date="2026-10-27T12:00:00Z">
              <w:r>
                <w:rPr>
                  <w:sz w:val="19"/>
                  <w:szCs w:val="19"/>
                </w:rPr>
                <w:t xml:space="preserve">A4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53" w:author="Claude (draf untuk Coach Doddy)" w:date="2026-10-27T12:00:00Z"/>
              </w:rPr>
            </w:pPr>
            <w:ins w:id="20054" w:author="Claude (draf untuk Coach Doddy)" w:date="2026-10-27T12:00:00Z">
              <w:r>
                <w:rPr>
                  <w:sz w:val="19"/>
                  <w:szCs w:val="19"/>
                </w:rPr>
                <w:t xml:space="preserve">Bonus Sponsor dan Bonus Layanan Berkah selalu dibayar tanpa syarat Langganan.</w:t>
              </w:r>
            </w:ins>
          </w:p>
          <w:p>
            <w:pPr>
              <w:spacing w:after="0"/>
              <w:jc w:val="left"/>
              <w:rPr>
                <w:ins w:id="20055" w:author="Claude (draf untuk Coach Doddy)" w:date="2026-10-27T12:00:00Z"/>
              </w:rPr>
            </w:pPr>
            <w:ins w:id="20056" w:author="Claude (draf untuk Coach Doddy)" w:date="2026-10-27T12:00:00Z">
              <w:r>
                <w:rPr>
                  <w:sz w:val="19"/>
                  <w:szCs w:val="19"/>
                </w:rPr>
                <w:t xml:space="preserve">Perlu dinilai: lihat butir 4 Bagian 1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57" w:author="Claude (draf untuk Coach Doddy)" w:date="2026-10-27T12:00:00Z"/>
              </w:rPr>
            </w:pPr>
            <w:ins w:id="20058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9.2</w:t>
              </w:r>
            </w:ins>
          </w:p>
        </w:tc>
      </w:tr>
      <w:tr>
        <w:trPr>
          <w:cantSplit/>
          <w:tblHeader w:val="off"/>
          <w:ins w:id="20066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60" w:author="Claude (draf untuk Coach Doddy)" w:date="2026-10-27T12:00:00Z"/>
              </w:rPr>
            </w:pPr>
            <w:ins w:id="20061" w:author="Claude (draf untuk Coach Doddy)" w:date="2026-10-27T12:00:00Z">
              <w:r>
                <w:rPr>
                  <w:sz w:val="19"/>
                  <w:szCs w:val="19"/>
                </w:rPr>
                <w:t xml:space="preserve">A5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62" w:author="Claude (draf untuk Coach Doddy)" w:date="2026-10-27T12:00:00Z"/>
              </w:rPr>
            </w:pPr>
            <w:ins w:id="20063" w:author="Claude (draf untuk Coach Doddy)" w:date="2026-10-27T12:00:00Z">
              <w:r>
                <w:rPr>
                  <w:sz w:val="19"/>
                  <w:szCs w:val="19"/>
                </w:rPr>
                <w:t xml:space="preserve">Plan B: masa akses 3 bulan Lisensi dihitung sebagai Langganan aktif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64" w:author="Claude (draf untuk Coach Doddy)" w:date="2026-10-27T12:00:00Z"/>
              </w:rPr>
            </w:pPr>
            <w:ins w:id="20065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9.2</w:t>
              </w:r>
            </w:ins>
          </w:p>
        </w:tc>
      </w:tr>
      <w:tr>
        <w:trPr>
          <w:cantSplit/>
          <w:tblHeader w:val="off"/>
          <w:ins w:id="20073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67" w:author="Claude (draf untuk Coach Doddy)" w:date="2026-10-27T12:00:00Z"/>
              </w:rPr>
            </w:pPr>
            <w:ins w:id="20068" w:author="Claude (draf untuk Coach Doddy)" w:date="2026-10-27T12:00:00Z">
              <w:r>
                <w:rPr>
                  <w:sz w:val="19"/>
                  <w:szCs w:val="19"/>
                </w:rPr>
                <w:t xml:space="preserve">A6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69" w:author="Claude (draf untuk Coach Doddy)" w:date="2026-10-27T12:00:00Z"/>
              </w:rPr>
            </w:pPr>
            <w:ins w:id="20070" w:author="Claude (draf untuk Coach Doddy)" w:date="2026-10-27T12:00:00Z">
              <w:r>
                <w:rPr>
                  <w:sz w:val="19"/>
                  <w:szCs w:val="19"/>
                </w:rPr>
                <w:t xml:space="preserve">Konversi: upline di antara posisi baru dan Sponsor ikut menghitung; setiap Lisensi dihitung sekali per upline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71" w:author="Claude (draf untuk Coach Doddy)" w:date="2026-10-27T12:00:00Z"/>
              </w:rPr>
            </w:pPr>
            <w:ins w:id="20072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5.5</w:t>
              </w:r>
            </w:ins>
          </w:p>
        </w:tc>
      </w:tr>
      <w:tr>
        <w:trPr>
          <w:cantSplit/>
          <w:tblHeader w:val="off"/>
          <w:ins w:id="20080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74" w:author="Claude (draf untuk Coach Doddy)" w:date="2026-10-27T12:00:00Z"/>
              </w:rPr>
            </w:pPr>
            <w:ins w:id="20075" w:author="Claude (draf untuk Coach Doddy)" w:date="2026-10-27T12:00:00Z">
              <w:r>
                <w:rPr>
                  <w:sz w:val="19"/>
                  <w:szCs w:val="19"/>
                </w:rPr>
                <w:t xml:space="preserve">A7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76" w:author="Claude (draf untuk Coach Doddy)" w:date="2026-10-27T12:00:00Z"/>
              </w:rPr>
            </w:pPr>
            <w:ins w:id="20077" w:author="Claude (draf untuk Coach Doddy)" w:date="2026-10-27T12:00:00Z">
              <w:r>
                <w:rPr>
                  <w:sz w:val="19"/>
                  <w:szCs w:val="19"/>
                </w:rPr>
                <w:t xml:space="preserve">Bonus Pembinaan tanpa kompresi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78" w:author="Claude (draf untuk Coach Doddy)" w:date="2026-10-27T12:00:00Z"/>
              </w:rPr>
            </w:pPr>
            <w:ins w:id="20079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8.1</w:t>
              </w:r>
            </w:ins>
          </w:p>
        </w:tc>
      </w:tr>
      <w:tr>
        <w:trPr>
          <w:cantSplit/>
          <w:tblHeader w:val="off"/>
          <w:ins w:id="20087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81" w:author="Claude (draf untuk Coach Doddy)" w:date="2026-10-27T12:00:00Z"/>
              </w:rPr>
            </w:pPr>
            <w:ins w:id="20082" w:author="Claude (draf untuk Coach Doddy)" w:date="2026-10-27T12:00:00Z">
              <w:r>
                <w:rPr>
                  <w:sz w:val="19"/>
                  <w:szCs w:val="19"/>
                </w:rPr>
                <w:t xml:space="preserve">A8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83" w:author="Claude (draf untuk Coach Doddy)" w:date="2026-10-27T12:00:00Z"/>
              </w:rPr>
            </w:pPr>
            <w:ins w:id="20084" w:author="Claude (draf untuk Coach Doddy)" w:date="2026-10-27T12:00:00Z">
              <w:r>
                <w:rPr>
                  <w:sz w:val="19"/>
                  <w:szCs w:val="19"/>
                </w:rPr>
                <w:t xml:space="preserve">Antrean Bonus Prestasi dengan urutan ketat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85" w:author="Claude (draf untuk Coach Doddy)" w:date="2026-10-27T12:00:00Z"/>
              </w:rPr>
            </w:pPr>
            <w:ins w:id="20086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8.2</w:t>
              </w:r>
            </w:ins>
          </w:p>
        </w:tc>
      </w:tr>
      <w:tr>
        <w:trPr>
          <w:cantSplit/>
          <w:tblHeader w:val="off"/>
          <w:ins w:id="20094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88" w:author="Claude (draf untuk Coach Doddy)" w:date="2026-10-27T12:00:00Z"/>
              </w:rPr>
            </w:pPr>
            <w:ins w:id="20089" w:author="Claude (draf untuk Coach Doddy)" w:date="2026-10-27T12:00:00Z">
              <w:r>
                <w:rPr>
                  <w:sz w:val="19"/>
                  <w:szCs w:val="19"/>
                </w:rPr>
                <w:t xml:space="preserve">A9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90" w:author="Claude (draf untuk Coach Doddy)" w:date="2026-10-27T12:00:00Z"/>
              </w:rPr>
            </w:pPr>
            <w:ins w:id="20091" w:author="Claude (draf untuk Coach Doddy)" w:date="2026-10-27T12:00:00Z">
              <w:r>
                <w:rPr>
                  <w:sz w:val="19"/>
                  <w:szCs w:val="19"/>
                </w:rPr>
                <w:t xml:space="preserve">Kelebihan Plan B dan sisa Royalti RO tetap pada Perusahaan; Pool Aktif hanya dari Plan A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92" w:author="Claude (draf untuk Coach Doddy)" w:date="2026-10-27T12:00:00Z"/>
              </w:rPr>
            </w:pPr>
            <w:ins w:id="20093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8.6</w:t>
              </w:r>
            </w:ins>
          </w:p>
        </w:tc>
      </w:tr>
      <w:tr>
        <w:trPr>
          <w:cantSplit/>
          <w:tblHeader w:val="off"/>
          <w:ins w:id="20103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95" w:author="Claude (draf untuk Coach Doddy)" w:date="2026-10-27T12:00:00Z"/>
              </w:rPr>
            </w:pPr>
            <w:ins w:id="20096" w:author="Claude (draf untuk Coach Doddy)" w:date="2026-10-27T12:00:00Z">
              <w:r>
                <w:rPr>
                  <w:sz w:val="19"/>
                  <w:szCs w:val="19"/>
                </w:rPr>
                <w:t xml:space="preserve">A10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097" w:author="Claude (draf untuk Coach Doddy)" w:date="2026-10-27T12:00:00Z"/>
              </w:rPr>
            </w:pPr>
            <w:ins w:id="20098" w:author="Claude (draf untuk Coach Doddy)" w:date="2026-10-27T12:00:00Z">
              <w:r>
                <w:rPr>
                  <w:sz w:val="19"/>
                  <w:szCs w:val="19"/>
                </w:rPr>
                <w:t xml:space="preserve">Bonus tim: uang muka 80% setiap Jumat, sisa 20% setelah tutup bulan; kelebihan uang muka dipotong dari pembayaran berikutnya.</w:t>
              </w:r>
            </w:ins>
          </w:p>
          <w:p>
            <w:pPr>
              <w:spacing w:after="0"/>
              <w:jc w:val="left"/>
              <w:rPr>
                <w:ins w:id="20099" w:author="Claude (draf untuk Coach Doddy)" w:date="2026-10-27T12:00:00Z"/>
              </w:rPr>
            </w:pPr>
            <w:ins w:id="20100" w:author="Claude (draf untuk Coach Doddy)" w:date="2026-10-27T12:00:00Z">
              <w:r>
                <w:rPr>
                  <w:sz w:val="19"/>
                  <w:szCs w:val="19"/>
                </w:rPr>
                <w:t xml:space="preserve">Perlu dinilai: dasar pemotongan pembayaran berikutnya dalam perjanjian kemitraan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01" w:author="Claude (draf untuk Coach Doddy)" w:date="2026-10-27T12:00:00Z"/>
              </w:rPr>
            </w:pPr>
            <w:ins w:id="20102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Bab 11 dan 12.2; Kode Etik Pasal 11; S&amp;K Pasal 21</w:t>
              </w:r>
            </w:ins>
          </w:p>
        </w:tc>
      </w:tr>
      <w:tr>
        <w:trPr>
          <w:cantSplit/>
          <w:tblHeader w:val="off"/>
          <w:ins w:id="20110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04" w:author="Claude (draf untuk Coach Doddy)" w:date="2026-10-27T12:00:00Z"/>
              </w:rPr>
            </w:pPr>
            <w:ins w:id="20105" w:author="Claude (draf untuk Coach Doddy)" w:date="2026-10-27T12:00:00Z">
              <w:r>
                <w:rPr>
                  <w:sz w:val="19"/>
                  <w:szCs w:val="19"/>
                </w:rPr>
                <w:t xml:space="preserve">A11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06" w:author="Claude (draf untuk Coach Doddy)" w:date="2026-10-27T12:00:00Z"/>
              </w:rPr>
            </w:pPr>
            <w:ins w:id="20107" w:author="Claude (draf untuk Coach Doddy)" w:date="2026-10-27T12:00:00Z">
              <w:r>
                <w:rPr>
                  <w:sz w:val="19"/>
                  <w:szCs w:val="19"/>
                </w:rPr>
                <w:t xml:space="preserve">Pool Aktif di atas plafon Plan A dibawa ke bulan berikutnya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08" w:author="Claude (draf untuk Coach Doddy)" w:date="2026-10-27T12:00:00Z"/>
              </w:rPr>
            </w:pPr>
            <w:ins w:id="20109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8.4</w:t>
              </w:r>
            </w:ins>
          </w:p>
        </w:tc>
      </w:tr>
      <w:tr>
        <w:trPr>
          <w:cantSplit/>
          <w:tblHeader w:val="off"/>
          <w:ins w:id="20119" w:author="Claude (draf untuk Coach Doddy)" w:date="2026-10-27T12:00:00Z"/>
        </w:trPr>
        <w:tc>
          <w:tcPr>
            <w:tcW w:type="dxa" w:w="558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11" w:author="Claude (draf untuk Coach Doddy)" w:date="2026-10-27T12:00:00Z"/>
              </w:rPr>
            </w:pPr>
            <w:ins w:id="20112" w:author="Claude (draf untuk Coach Doddy)" w:date="2026-10-27T12:00:00Z">
              <w:r>
                <w:rPr>
                  <w:sz w:val="19"/>
                  <w:szCs w:val="19"/>
                </w:rPr>
                <w:t xml:space="preserve">A12</w:t>
              </w:r>
            </w:ins>
          </w:p>
        </w:tc>
        <w:tc>
          <w:tcPr>
            <w:tcW w:type="dxa" w:w="5583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13" w:author="Claude (draf untuk Coach Doddy)" w:date="2026-10-27T12:00:00Z"/>
              </w:rPr>
            </w:pPr>
            <w:ins w:id="20114" w:author="Claude (draf untuk Coach Doddy)" w:date="2026-10-27T12:00:00Z">
              <w:r>
                <w:rPr>
                  <w:sz w:val="19"/>
                  <w:szCs w:val="19"/>
                </w:rPr>
                <w:t xml:space="preserve">Pembatalan menarik otomatis semua bonus dari Lisensi itu, termasuk bonus tim upline.</w:t>
              </w:r>
            </w:ins>
          </w:p>
          <w:p>
            <w:pPr>
              <w:spacing w:after="0"/>
              <w:jc w:val="left"/>
              <w:rPr>
                <w:ins w:id="20115" w:author="Claude (draf untuk Coach Doddy)" w:date="2026-10-27T12:00:00Z"/>
              </w:rPr>
            </w:pPr>
            <w:ins w:id="20116" w:author="Claude (draf untuk Coach Doddy)" w:date="2026-10-27T12:00:00Z">
              <w:r>
                <w:rPr>
                  <w:sz w:val="19"/>
                  <w:szCs w:val="19"/>
                </w:rPr>
                <w:t xml:space="preserve">Perlu dinilai: penarikan bonus dari upline yang tidak menyebabkan pembatalan, dan cara pemotongannya</w:t>
              </w:r>
            </w:ins>
          </w:p>
        </w:tc>
        <w:tc>
          <w:tcPr>
            <w:tcW w:type="dxa" w:w="3165"/>
            <w:tcBorders>
              <w:top w:val="single" w:color="B7C4C9" w:sz="4"/>
              <w:left w:val="single" w:color="B7C4C9" w:sz="4"/>
              <w:bottom w:val="single" w:color="B7C4C9" w:sz="4"/>
              <w:right w:val="single" w:color="B7C4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  <w:rPr>
                <w:ins w:id="20117" w:author="Claude (draf untuk Coach Doddy)" w:date="2026-10-27T12:00:00Z"/>
              </w:rPr>
            </w:pPr>
            <w:ins w:id="20118" w:author="Claude (draf untuk Coach Doddy)" w:date="2026-10-27T12:00:00Z">
              <w:r>
                <w:rPr>
                  <w:sz w:val="19"/>
                  <w:szCs w:val="19"/>
                </w:rPr>
                <w:t xml:space="preserve">Rencana Pemasaran Bab 13; Kode Etik Pasal 5; S&amp;K Pasal 7</w:t>
              </w:r>
            </w:ins>
          </w:p>
        </w:tc>
      </w:tr>
    </w:tbl>
    <w:p>
      <w:pPr>
        <w:pStyle w:val="Heading2"/>
      </w:pPr>
      <w:r>
        <w:t xml:space="preserve">3. Data yang perlu dilengkapi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Nama lengkap PT sesuai akta, nomor akta, dan pengesahan Kementerian Hukum.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NIB, KBLI, NPWP, dan alamat kantor.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Susunan Direksi, Dewan Komisaris, dan Dewan Pengawas Syariah (bila 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Nomor Tanda Daftar PSE, permohonan merek, dan pencatatan hak cipta.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Dasar hak distribusi eksklusif.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Nama asosiasi dan nomor keanggotaan.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Kontak layanan pelanggan, jam layanan, dan surel pelindungan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Lama penyimpanan data setelah Langganan berhenti.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Biaya pengalihan Lisensi.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Forum penyelesaian sengketa.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Tanggal berlaku dan penandatangan Kode Etik.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Perjanjian berbagi data antara Ylive Academy dan PT MITRANS.</w:t>
      </w:r>
    </w:p>
    <w:p>
      <w:pPr>
        <w:pStyle w:val="Heading2"/>
      </w:pPr>
      <w:r>
        <w:t xml:space="preserve">4. Langkah berikutnya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Konsultan hukum memutuskan butir 1–9 di Bagian 1.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Coach mengonfirmasi Bagian 2.</w:t>
      </w:r>
      <w:ins w:id="9016" w:author="Claude (draf untuk Coach Doddy)" w:date="2026-10-27T12:00:00Z">
        <w:r>
          <w:t xml:space="preserve"> Keputusan A1–A12 sudah diambil dan dicantumkan di dokumen v1.3 (Bagian 2B).</w:t>
        </w:r>
      </w:ins>
    </w:p>
    <w:p>
      <w:pPr>
        <w:pStyle w:val="ListParagraph"/>
        <w:numPr>
          <w:ilvl w:val="0"/>
          <w:numId w:val="4"/>
        </w:numPr>
        <w:spacing w:after="60"/>
      </w:pPr>
      <w:r>
        <w:t xml:space="preserve">Tim melengkapi Bagian 3.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Ketiga dokumen diperbarui, lalu diajukan ke asosiasi untuk verifikasi sebelum pengajuan izin melalui sistem OSS.</w:t>
      </w:r>
    </w:p>
    <w:p>
      <w:pPr>
        <w:pStyle w:val="ListParagraph"/>
        <w:numPr>
          <w:ilvl w:val="0"/>
          <w:numId w:val="4"/>
        </w:numPr>
        <w:spacing w:after="60"/>
        <w:rPr>
          <w:ins w:id="9017" w:author="Claude (draf untuk Coach Doddy)" w:date="2026-10-27T12:00:00Z"/>
        </w:rPr>
      </w:pPr>
      <w:ins w:id="9018" w:author="Claude (draf untuk Coach Doddy)" w:date="2026-10-27T12:00:00Z">
        <w:r>
          <w:t xml:space="preserve">Konsultan hukum menilai hasil uji ulang dan asumsinya di Rencana Pemasaran Bab 12.3, serta rumus batas atas Langganan (butir 15–16 Bagian 1).</w:t>
        </w:r>
      </w:ins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300" w:bottom="1300" w:left="13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rFonts w:ascii="Calibri" w:cs="Calibri" w:eastAsia="Calibri" w:hAnsi="Calibri"/>
        <w:color w:val="5F6B73"/>
        <w:sz w:val="16"/>
        <w:szCs w:val="16"/>
      </w:rPr>
      <w:t xml:space="preserve">Internal · 27 Oktober 2026</w:t>
    </w:r>
    <w:r>
      <w:rPr>
        <w:color w:val="5F6B73"/>
        <w:sz w:val="16"/>
        <w:szCs w:val="16"/>
      </w:rPr>
      <w:t xml:space="preserve">	Halaman </w:t>
    </w:r>
    <w:r>
      <w:rPr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73"/>
        <w:sz w:val="16"/>
        <w:szCs w:val="16"/>
      </w:rPr>
      <w:t xml:space="preserve"> dari </w:t>
    </w:r>
    <w:r>
      <w:rPr>
        <w:color w:val="5F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6B73"/>
        <w:sz w:val="16"/>
        <w:szCs w:val="16"/>
      </w:rPr>
      <w:t xml:space="preserve">PT MITRANS · Catatan untuk Konsultan Hukum (internal)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D6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4E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Catatan untuk Konsultan Hukum</dc:title>
  <dc:creator>PT MITRANS</dc:creator>
  <dc:description>Pendamping draf Rencana Pemasaran, Kode Etik, serta Syarat dan Ketentuan Mitrans-Astra</dc:description>
  <cp:lastModifiedBy>Un-named</cp:lastModifiedBy>
  <cp:revision>1</cp:revision>
  <dcterms:created xsi:type="dcterms:W3CDTF">2026-10-27T07:56:07.447Z</dcterms:created>
  <dcterms:modified xsi:type="dcterms:W3CDTF">2026-10-27T07:56:07.447Z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