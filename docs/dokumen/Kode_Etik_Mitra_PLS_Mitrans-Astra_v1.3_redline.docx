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5F6B73"/>
          <w:sz w:val="24"/>
          <w:szCs w:val="24"/>
        </w:rPr>
        <w:t xml:space="preserve">PT MITRANS</w:t>
      </w:r>
    </w:p>
    <w:p>
      <w:pPr>
        <w:pBdr>
          <w:bottom w:val="single" w:color="2E7D6B" w:sz="12" w:space="8"/>
        </w:pBdr>
        <w:spacing w:after="200"/>
      </w:pPr>
      <w:r>
        <w:rPr>
          <w:rFonts w:ascii="Calibri" w:cs="Calibri" w:eastAsia="Calibri" w:hAnsi="Calibri"/>
          <w:b/>
          <w:bCs/>
          <w:color w:val="1F4E5F"/>
          <w:sz w:val="52"/>
          <w:szCs w:val="52"/>
        </w:rPr>
        <w:t xml:space="preserve">Kode Etik Mitra PLS Mitrans-Astra</w:t>
      </w:r>
    </w:p>
    <w:p>
      <w:pPr>
        <w:spacing w:after="600"/>
      </w:pPr>
      <w:r>
        <w:rPr>
          <w:rFonts w:ascii="Calibri" w:cs="Calibri" w:eastAsia="Calibri" w:hAnsi="Calibri"/>
          <w:color w:val="2E7D6B"/>
          <w:sz w:val="28"/>
          <w:szCs w:val="28"/>
        </w:rPr>
        <w:t xml:space="preserve">Pedoman perilaku, hak, kewajiban, dan perlindungan bagi Mitra PLS dan Pelanggan</w:t>
      </w:r>
    </w:p>
    <w:p>
      <w:pPr>
        <w:spacing w:after="80"/>
      </w:pPr>
      <w:r>
        <w:rPr>
          <w:color w:val="5F6B73"/>
          <w:sz w:val="22"/>
          <w:szCs w:val="22"/>
        </w:rPr>
        <w:t xml:space="preserve">Disusun berdasarkan Permendag 70/2019 Pasal 9 dan PP 29/2021 sebagaimana diubah dengan PP 3/2026</w:t>
      </w:r>
    </w:p>
    <w:p>
      <w:pPr>
        <w:spacing w:after="80"/>
      </w:pPr>
      <w:r>
        <w:rPr>
          <w:color w:val="5F6B73"/>
          <w:sz w:val="22"/>
          <w:szCs w:val="22"/>
        </w:rPr>
        <w:t xml:space="preserve">Untuk ditayangkan di mitrans.id dan disertakan dalam pengajuan izin</w:t>
      </w:r>
    </w:p>
    <w:p>
      <w:pPr>
        <w:spacing w:after="80"/>
      </w:pPr>
      <w:r>
        <w:rPr>
          <w:color w:val="5F6B73"/>
          <w:sz w:val="22"/>
          <w:szCs w:val="22"/>
        </w:rPr>
        <w:t xml:space="preserve">Versi </w:t>
      </w:r>
      <w:del w:id="9001" w:author="Claude (draf untuk Coach Doddy)" w:date="2026-10-27T12:00:00Z">
        <w:r>
          <w:rPr>
            <w:color w:val="5F6B73"/>
            <w:sz w:val="22"/>
            <w:szCs w:val="22"/>
          </w:rPr>
          <w:delText xml:space="preserve">1.2</w:delText>
        </w:r>
      </w:del>
      <w:ins w:id="9002" w:author="Claude (draf untuk Coach Doddy)" w:date="2026-10-27T12:00:00Z">
        <w:r>
          <w:rPr>
            <w:color w:val="5F6B73"/>
            <w:sz w:val="22"/>
            <w:szCs w:val="22"/>
          </w:rPr>
          <w:t xml:space="preserve">1.3</w:t>
        </w:r>
      </w:ins>
      <w:r>
        <w:rPr>
          <w:color w:val="5F6B73"/>
          <w:sz w:val="22"/>
          <w:szCs w:val="22"/>
        </w:rPr>
        <w:t xml:space="preserve"> · 27 Oktober 2026</w:t>
      </w:r>
    </w:p>
    <w:p>
      <w:pPr>
        <w:spacing w:after="80" w:before="1600"/>
      </w:pPr>
      <w:r>
        <w:rPr>
          <w:rFonts w:ascii="Calibri" w:cs="Calibri" w:eastAsia="Calibri" w:hAnsi="Calibri"/>
          <w:b/>
          <w:bCs/>
          <w:color w:val="A0522D"/>
          <w:sz w:val="20"/>
          <w:szCs w:val="20"/>
        </w:rPr>
        <w:t xml:space="preserve">DRAF: untuk ditinjau konsultan hukum dan diverifikasi asosiasi penjualan langsung sebelum diberlakukan</w:t>
      </w:r>
    </w:p>
    <w:p>
      <w:r>
        <w:br w:type="page"/>
      </w:r>
    </w:p>
    <w:p>
      <w:pPr>
        <w:pStyle w:val="Heading1"/>
      </w:pPr>
      <w:r>
        <w:t xml:space="preserve">Pembukaan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0B74A" w:sz="6"/>
              <w:left w:val="single" w:color="E0B74A" w:sz="18"/>
              <w:bottom w:val="single" w:color="E0B74A" w:sz="6"/>
              <w:right w:val="single" w:color="E0B74A" w:sz="6"/>
            </w:tcBorders>
            <w:shd w:fill="FFF6E0" w:color="auto" w:val="clear"/>
            <w:tcMar>
              <w:top w:type="dxa" w:w="120"/>
              <w:left w:type="dxa" w:w="180"/>
              <w:bottom w:type="dxa" w:w="120"/>
              <w:right w:type="dxa" w:w="180"/>
            </w:tcMar>
          </w:tcPr>
          <w:p>
            <w:pPr>
              <w:spacing w:after="80"/>
            </w:pPr>
            <w:r>
              <w:rPr>
                <w:b/>
                <w:bCs/>
              </w:rPr>
              <w:t xml:space="preserve">Status dokumen: draf.</w:t>
            </w:r>
            <w:r>
              <w:t xml:space="preserve"> Sebelum diberlakukan, dokumen ini perlu:</w:t>
            </w:r>
          </w:p>
          <w:p>
            <w:pPr>
              <w:pStyle w:val="ListParagraph"/>
              <w:numPr>
                <w:ilvl w:val="0"/>
                <w:numId w:val="2"/>
              </w:numPr>
              <w:spacing w:after="60"/>
            </w:pPr>
            <w:r>
              <w:t xml:space="preserve">ditinjau konsultan hukum;</w:t>
            </w:r>
          </w:p>
          <w:p>
            <w:pPr>
              <w:pStyle w:val="ListParagraph"/>
              <w:numPr>
                <w:ilvl w:val="0"/>
                <w:numId w:val="2"/>
              </w:numPr>
              <w:spacing w:after="60"/>
            </w:pPr>
            <w:r>
              <w:t xml:space="preserve">diverifikasi oleh asosiasi penjualan langsung (Permendag 70/2019 Pasal 9 ayat (4));</w:t>
            </w:r>
          </w:p>
          <w:p>
            <w:pPr>
              <w:pStyle w:val="ListParagraph"/>
              <w:numPr>
                <w:ilvl w:val="0"/>
                <w:numId w:val="2"/>
              </w:numPr>
              <w:spacing w:after="60"/>
            </w:pPr>
            <w:r>
              <w:t xml:space="preserve">dilengkapi data yang ditandai [●].</w:t>
            </w:r>
          </w:p>
          <w:p>
            <w:pPr>
              <w:spacing w:after="80"/>
              <w:rPr>
                <w:ins w:id="9003" w:author="Claude (draf untuk Coach Doddy)" w:date="2026-10-27T12:00:00Z"/>
              </w:rPr>
            </w:pPr>
            <w:ins w:id="9004" w:author="Claude (draf untuk Coach Doddy)" w:date="2026-10-27T12:00:00Z">
              <w:r>
                <w:rPr>
                  <w:b/>
                  <w:bCs/>
                </w:rPr>
                <w:t xml:space="preserve">Perubahan versi 1.3</w:t>
              </w:r>
            </w:ins>
            <w:ins w:id="9005" w:author="Claude (draf untuk Coach Doddy)" w:date="2026-10-27T12:00:00Z">
              <w:r>
                <w:t xml:space="preserve"> (27 Oktober 2026): diselaraskan dengan Rencana Pemasaran v1.3, yaitu penempatan posisi jaringan secara otomatis (Pasal 10), rincian uang muka bonus tim di Kantor Maya (Pasal 11), dan penarikan bonus tim atas pembelian yang dibatalkan (Pasal 5).</w:t>
              </w:r>
            </w:ins>
          </w:p>
        </w:tc>
      </w:tr>
    </w:tbl>
    <w:p>
      <w:pPr>
        <w:spacing w:after="120"/>
      </w:pPr>
    </w:p>
    <w:p>
      <w:pPr>
        <w:spacing w:after="120"/>
      </w:pPr>
      <w:r>
        <w:t xml:space="preserve">PT MITRANS membangun Mitrans-Astra untuk membantu keluarga Indonesia memahami pasar modal syariah dengan alat analisis yang jujur dan bertanggung jawab. Usaha ini dijalankan bersama para Mitra PLS melalui penjualan langsung.</w:t>
      </w:r>
    </w:p>
    <w:p>
      <w:pPr>
        <w:spacing w:after="120"/>
      </w:pPr>
      <w:r>
        <w:t xml:space="preserve">Kode Etik ini menjadi pegangan bersama agar usaha tersebut berjalan dengan:</w:t>
      </w:r>
    </w:p>
    <w:p>
      <w:pPr>
        <w:pStyle w:val="ListParagraph"/>
        <w:numPr>
          <w:ilvl w:val="0"/>
          <w:numId w:val="2"/>
        </w:numPr>
        <w:spacing w:after="60"/>
      </w:pPr>
      <w:r>
        <w:rPr>
          <w:b/>
          <w:bCs/>
        </w:rPr>
        <w:t xml:space="preserve">jujur (shiddiq)</w:t>
      </w:r>
      <w:r>
        <w:t xml:space="preserve"> dalam setiap keterangan kepada calon Mitra PLS dan Pelanggan;</w:t>
      </w:r>
    </w:p>
    <w:p>
      <w:pPr>
        <w:pStyle w:val="ListParagraph"/>
        <w:numPr>
          <w:ilvl w:val="0"/>
          <w:numId w:val="2"/>
        </w:numPr>
        <w:spacing w:after="60"/>
      </w:pPr>
      <w:r>
        <w:rPr>
          <w:b/>
          <w:bCs/>
        </w:rPr>
        <w:t xml:space="preserve">amanah</w:t>
      </w:r>
      <w:r>
        <w:t xml:space="preserve"> dalam menjaga dana, data, dan kepercayaan orang lain;</w:t>
      </w:r>
    </w:p>
    <w:p>
      <w:pPr>
        <w:pStyle w:val="ListParagraph"/>
        <w:numPr>
          <w:ilvl w:val="0"/>
          <w:numId w:val="2"/>
        </w:numPr>
        <w:spacing w:after="60"/>
      </w:pPr>
      <w:r>
        <w:rPr>
          <w:b/>
          <w:bCs/>
        </w:rPr>
        <w:t xml:space="preserve">adil ('adl)</w:t>
      </w:r>
      <w:r>
        <w:t xml:space="preserve">, sehingga penghasilan berasal dari kerja nyata dan tidak merugikan anggota yang bergabung kemudian;</w:t>
      </w:r>
    </w:p>
    <w:p>
      <w:pPr>
        <w:pStyle w:val="ListParagraph"/>
        <w:numPr>
          <w:ilvl w:val="0"/>
          <w:numId w:val="2"/>
        </w:numPr>
        <w:spacing w:after="60"/>
      </w:pPr>
      <w:r>
        <w:rPr>
          <w:b/>
          <w:bCs/>
        </w:rPr>
        <w:t xml:space="preserve">bermanfaat</w:t>
      </w:r>
      <w:r>
        <w:t xml:space="preserve">, yaitu produk benar-benar membantu pemakainya.</w:t>
      </w:r>
    </w:p>
    <w:p>
      <w:pPr>
        <w:spacing w:after="120"/>
      </w:pPr>
      <w:r>
        <w:t xml:space="preserve">Kode Etik ini disusun berdasarkan Peraturan Menteri Perdagangan Nomor 70 Tahun 2019 Pasal 9, dan Peraturan Pemerintah Nomor 29 Tahun 2021 sebagaimana diubah dengan Peraturan Pemerintah Nomor 3 Tahun 2026. Fatwa DSN-MUI Nomor 75/DSN-MUI/VII/2009 menjadi pedoman nilainya.</w:t>
      </w:r>
    </w:p>
    <w:p>
      <w:pPr>
        <w:spacing w:after="120"/>
      </w:pPr>
      <w:r>
        <w:t xml:space="preserve">Kode Etik ini merupakan satu kesatuan dengan Rencana Pemasaran Mitrans-Astra dan Syarat dan Ketentuan mitrans.id, termasuk Ketentuan Kemitraan.</w:t>
      </w:r>
    </w:p>
    <w:p>
      <w:pPr>
        <w:pStyle w:val="Heading1"/>
        <w:pageBreakBefore/>
      </w:pPr>
      <w:r>
        <w:t xml:space="preserve">Bab I. Ketentuan Umum</w:t>
      </w:r>
    </w:p>
    <w:p>
      <w:pPr>
        <w:pStyle w:val="Heading2"/>
      </w:pPr>
      <w:r>
        <w:t xml:space="preserve">Pasal 1. Pengertian</w:t>
      </w:r>
    </w:p>
    <w:p>
      <w:pPr>
        <w:pStyle w:val="ListParagraph"/>
        <w:numPr>
          <w:ilvl w:val="0"/>
          <w:numId w:val="3"/>
        </w:numPr>
        <w:spacing w:after="60"/>
      </w:pPr>
      <w:r>
        <w:rPr>
          <w:b/>
          <w:bCs/>
        </w:rPr>
        <w:t xml:space="preserve">Perusahaan</w:t>
      </w:r>
      <w:r>
        <w:t xml:space="preserve"> adalah PT MITRANS [nama lengkap ●], pemegang izin usaha penjualan langsung.</w:t>
      </w:r>
    </w:p>
    <w:p>
      <w:pPr>
        <w:pStyle w:val="ListParagraph"/>
        <w:numPr>
          <w:ilvl w:val="0"/>
          <w:numId w:val="3"/>
        </w:numPr>
        <w:spacing w:after="60"/>
      </w:pPr>
      <w:r>
        <w:rPr>
          <w:b/>
          <w:bCs/>
        </w:rPr>
        <w:t xml:space="preserve">Mitra PLS</w:t>
      </w:r>
      <w:r>
        <w:t xml:space="preserve"> (Mitra Marketing Penggerak Literasi Syariah) adalah orang perseorangan yang terdaftar sebagai Penjual Langsung Mitrans-Astra.</w:t>
      </w:r>
    </w:p>
    <w:p>
      <w:pPr>
        <w:pStyle w:val="ListParagraph"/>
        <w:numPr>
          <w:ilvl w:val="0"/>
          <w:numId w:val="3"/>
        </w:numPr>
        <w:spacing w:after="60"/>
      </w:pPr>
      <w:r>
        <w:rPr>
          <w:b/>
          <w:bCs/>
        </w:rPr>
        <w:t xml:space="preserve">Pelanggan</w:t>
      </w:r>
      <w:r>
        <w:t xml:space="preserve"> adalah pembeli Lisensi atau Langganan yang bukan Mitra PLS.</w:t>
      </w:r>
    </w:p>
    <w:p>
      <w:pPr>
        <w:pStyle w:val="ListParagraph"/>
        <w:numPr>
          <w:ilvl w:val="0"/>
          <w:numId w:val="3"/>
        </w:numPr>
        <w:spacing w:after="60"/>
      </w:pPr>
      <w:r>
        <w:rPr>
          <w:b/>
          <w:bCs/>
        </w:rPr>
        <w:t xml:space="preserve">Lisensi</w:t>
      </w:r>
      <w:r>
        <w:t xml:space="preserve"> adalah lisensi penggunaan perangkat lunak Mitrans-Astra, termasuk akses 3 bulan.</w:t>
      </w:r>
    </w:p>
    <w:p>
      <w:pPr>
        <w:pStyle w:val="ListParagraph"/>
        <w:numPr>
          <w:ilvl w:val="0"/>
          <w:numId w:val="3"/>
        </w:numPr>
        <w:spacing w:after="60"/>
      </w:pPr>
      <w:r>
        <w:rPr>
          <w:b/>
          <w:bCs/>
        </w:rPr>
        <w:t xml:space="preserve">Langganan</w:t>
      </w:r>
      <w:r>
        <w:t xml:space="preserve"> adalah perpanjangan akses bulanan mulai bulan ke-4.</w:t>
      </w:r>
    </w:p>
    <w:p>
      <w:pPr>
        <w:pStyle w:val="ListParagraph"/>
        <w:numPr>
          <w:ilvl w:val="0"/>
          <w:numId w:val="3"/>
        </w:numPr>
        <w:spacing w:after="60"/>
      </w:pPr>
      <w:r>
        <w:rPr>
          <w:b/>
          <w:bCs/>
        </w:rPr>
        <w:t xml:space="preserve">Sponsor</w:t>
      </w:r>
      <w:r>
        <w:t xml:space="preserve"> adalah Mitra PLS yang merujuk calon Mitra PLS atau Pelanggan.</w:t>
      </w:r>
    </w:p>
    <w:p>
      <w:pPr>
        <w:pStyle w:val="ListParagraph"/>
        <w:numPr>
          <w:ilvl w:val="0"/>
          <w:numId w:val="3"/>
        </w:numPr>
        <w:spacing w:after="60"/>
      </w:pPr>
      <w:r>
        <w:rPr>
          <w:b/>
          <w:bCs/>
        </w:rPr>
        <w:t xml:space="preserve">Rencana Pemasaran</w:t>
      </w:r>
      <w:r>
        <w:t xml:space="preserve"> adalah dokumen yang mengatur komisi, bonus, dan syaratnya.</w:t>
      </w:r>
    </w:p>
    <w:p>
      <w:pPr>
        <w:pStyle w:val="ListParagraph"/>
        <w:numPr>
          <w:ilvl w:val="0"/>
          <w:numId w:val="3"/>
        </w:numPr>
        <w:spacing w:after="60"/>
      </w:pPr>
      <w:r>
        <w:rPr>
          <w:b/>
          <w:bCs/>
        </w:rPr>
        <w:t xml:space="preserve">Kantor Maya</w:t>
      </w:r>
      <w:r>
        <w:t xml:space="preserve"> adalah halaman akun Mitra PLS di mitrans.id.</w:t>
      </w:r>
    </w:p>
    <w:p>
      <w:pPr>
        <w:pStyle w:val="ListParagraph"/>
        <w:numPr>
          <w:ilvl w:val="0"/>
          <w:numId w:val="3"/>
        </w:numPr>
        <w:spacing w:after="60"/>
      </w:pPr>
      <w:r>
        <w:rPr>
          <w:b/>
          <w:bCs/>
        </w:rPr>
        <w:t xml:space="preserve">Tautan Rujukan</w:t>
      </w:r>
      <w:r>
        <w:t xml:space="preserve"> adalah tautan pribadi Mitra PLS di affiliatemarketing.network, domain resmi Perusahaan untuk rujukan dan halaman penawaran.</w:t>
      </w:r>
    </w:p>
    <w:p>
      <w:pPr>
        <w:pStyle w:val="ListParagraph"/>
        <w:numPr>
          <w:ilvl w:val="0"/>
          <w:numId w:val="3"/>
        </w:numPr>
        <w:spacing w:after="60"/>
      </w:pPr>
      <w:r>
        <w:rPr>
          <w:b/>
          <w:bCs/>
        </w:rPr>
        <w:t xml:space="preserve">Identitas</w:t>
      </w:r>
      <w:r>
        <w:t xml:space="preserve"> adalah Nomor Induk Kependudukan (NIK).</w:t>
      </w:r>
    </w:p>
    <w:p>
      <w:pPr>
        <w:pStyle w:val="Heading2"/>
      </w:pPr>
      <w:r>
        <w:t xml:space="preserve">Pasal 2. Ruang lingkup</w:t>
      </w:r>
    </w:p>
    <w:p>
      <w:pPr>
        <w:spacing w:after="120"/>
      </w:pPr>
      <w:r>
        <w:t xml:space="preserve">Kode Etik ini mengatur hak, kewajiban, larangan, dan sanksi bagi Perusahaan dan Mitra PLS, serta perlindungan bagi Pelanggan.</w:t>
      </w:r>
    </w:p>
    <w:p>
      <w:pPr>
        <w:pStyle w:val="Heading1"/>
        <w:pageBreakBefore/>
      </w:pPr>
      <w:r>
        <w:t xml:space="preserve">Bab II. Keanggotaan</w:t>
      </w:r>
    </w:p>
    <w:p>
      <w:pPr>
        <w:pStyle w:val="Heading2"/>
      </w:pPr>
      <w:r>
        <w:t xml:space="preserve">Pasal 3. Persyaratan keanggotaan</w:t>
      </w:r>
    </w:p>
    <w:p>
      <w:pPr>
        <w:spacing w:after="120"/>
      </w:pPr>
      <w:r>
        <w:t xml:space="preserve">Calon Mitra PLS harus:</w:t>
      </w:r>
    </w:p>
    <w:p>
      <w:pPr>
        <w:pStyle w:val="ListParagraph"/>
        <w:numPr>
          <w:ilvl w:val="0"/>
          <w:numId w:val="4"/>
        </w:numPr>
        <w:spacing w:after="60"/>
      </w:pPr>
      <w:r>
        <w:t xml:space="preserve">berusia paling rendah 18 tahun atau sudah cakap hukum;</w:t>
      </w:r>
    </w:p>
    <w:p>
      <w:pPr>
        <w:pStyle w:val="ListParagraph"/>
        <w:numPr>
          <w:ilvl w:val="0"/>
          <w:numId w:val="4"/>
        </w:numPr>
        <w:spacing w:after="60"/>
      </w:pPr>
      <w:r>
        <w:t xml:space="preserve">memiliki KTP elektronik yang masih berlaku;</w:t>
      </w:r>
    </w:p>
    <w:p>
      <w:pPr>
        <w:pStyle w:val="ListParagraph"/>
        <w:numPr>
          <w:ilvl w:val="0"/>
          <w:numId w:val="4"/>
        </w:numPr>
        <w:spacing w:after="60"/>
      </w:pPr>
      <w:r>
        <w:t xml:space="preserve">memiliki rekening bank atas nama sendiri;</w:t>
      </w:r>
    </w:p>
    <w:p>
      <w:pPr>
        <w:pStyle w:val="ListParagraph"/>
        <w:numPr>
          <w:ilvl w:val="0"/>
          <w:numId w:val="4"/>
        </w:numPr>
        <w:spacing w:after="60"/>
      </w:pPr>
      <w:r>
        <w:t xml:space="preserve">memberikan data diri yang benar dan lengkap;</w:t>
      </w:r>
    </w:p>
    <w:p>
      <w:pPr>
        <w:pStyle w:val="ListParagraph"/>
        <w:numPr>
          <w:ilvl w:val="0"/>
          <w:numId w:val="4"/>
        </w:numPr>
        <w:spacing w:after="60"/>
      </w:pPr>
      <w:r>
        <w:t xml:space="preserve">tidak sedang menjalani sanksi pemutusan keanggotaan dari Perusahaan;</w:t>
      </w:r>
    </w:p>
    <w:p>
      <w:pPr>
        <w:pStyle w:val="ListParagraph"/>
        <w:numPr>
          <w:ilvl w:val="0"/>
          <w:numId w:val="4"/>
        </w:numPr>
        <w:spacing w:after="60"/>
      </w:pPr>
      <w:r>
        <w:t xml:space="preserve">membaca dan menyetujui Rencana Pemasaran, Kode Etik ini, serta Syarat dan Ketentuan.</w:t>
      </w:r>
    </w:p>
    <w:p>
      <w:pPr>
        <w:spacing w:after="120"/>
      </w:pPr>
      <w:r>
        <w:t xml:space="preserve">Satu Identitas hanya untuk satu keanggotaan. Keanggotaan tidak dapat didaftarkan atas nama orang lain.</w:t>
      </w:r>
    </w:p>
    <w:p>
      <w:pPr>
        <w:pStyle w:val="Heading2"/>
      </w:pPr>
      <w:r>
        <w:t xml:space="preserve">Pasal 4. Prosedur pendaftaran</w:t>
      </w:r>
    </w:p>
    <w:p>
      <w:pPr>
        <w:pStyle w:val="ListParagraph"/>
        <w:numPr>
          <w:ilvl w:val="0"/>
          <w:numId w:val="5"/>
        </w:numPr>
        <w:spacing w:after="60"/>
      </w:pPr>
      <w:r>
        <w:t xml:space="preserve">Sebelum pendaftaran, calon Mitra PLS menerima keterangan tertulis dan lisan yang benar tentang identitas Perusahaan, produk, Rencana Pemasaran, dan Kode Etik. Halaman pendaftaran menampilkan dokumen-dokumen ini sebelum persetujuan diberikan.</w:t>
      </w:r>
    </w:p>
    <w:p>
      <w:pPr>
        <w:pStyle w:val="ListParagraph"/>
        <w:numPr>
          <w:ilvl w:val="0"/>
          <w:numId w:val="5"/>
        </w:numPr>
        <w:spacing w:after="60"/>
      </w:pPr>
      <w:r>
        <w:t xml:space="preserve">Pendaftaran dilakukan di mitrans.id, melalui tautan rujukan Sponsor di affiliatemarketing.network atau langsung.</w:t>
      </w:r>
    </w:p>
    <w:p>
      <w:pPr>
        <w:pStyle w:val="ListParagraph"/>
        <w:numPr>
          <w:ilvl w:val="0"/>
          <w:numId w:val="5"/>
        </w:numPr>
        <w:spacing w:after="60"/>
      </w:pPr>
      <w:r>
        <w:t xml:space="preserve">Calon Mitra PLS melakukan verifikasi identitas dan menyetujui Ketentuan Kemitraan secara elektronik.</w:t>
      </w:r>
    </w:p>
    <w:p>
      <w:pPr>
        <w:pStyle w:val="ListParagraph"/>
        <w:numPr>
          <w:ilvl w:val="0"/>
          <w:numId w:val="5"/>
        </w:numPr>
        <w:spacing w:after="60"/>
      </w:pPr>
      <w:r>
        <w:rPr>
          <w:b/>
          <w:bCs/>
        </w:rPr>
        <w:t xml:space="preserve">Pendaftaran tidak dipungut biaya dan tidak mewajibkan pembelian barang apa pun.</w:t>
      </w:r>
    </w:p>
    <w:p>
      <w:pPr>
        <w:pStyle w:val="ListParagraph"/>
        <w:numPr>
          <w:ilvl w:val="0"/>
          <w:numId w:val="5"/>
        </w:numPr>
        <w:spacing w:after="60"/>
      </w:pPr>
      <w:r>
        <w:t xml:space="preserve">Mitra PLS menerima paket perdana digital tanpa biaya melalui Kantor Maya.</w:t>
      </w:r>
    </w:p>
    <w:p>
      <w:pPr>
        <w:pStyle w:val="ListParagraph"/>
        <w:numPr>
          <w:ilvl w:val="0"/>
          <w:numId w:val="5"/>
        </w:numPr>
        <w:spacing w:after="60"/>
      </w:pPr>
      <w:r>
        <w:t xml:space="preserve">Tautan rujukan Mitra PLS aktif setelah ia lulus kuis singkat tentang Kode Etik ini. Kuis tersedia di Kelas Kemitraan dan secara daring, tanpa biaya.</w:t>
      </w:r>
    </w:p>
    <w:p>
      <w:pPr>
        <w:pStyle w:val="Heading2"/>
      </w:pPr>
      <w:r>
        <w:t xml:space="preserve">Pasal 5. Masa pertimbangan dan pembatalan keanggotaan</w:t>
      </w:r>
    </w:p>
    <w:p>
      <w:pPr>
        <w:pStyle w:val="ListParagraph"/>
        <w:numPr>
          <w:ilvl w:val="0"/>
          <w:numId w:val="6"/>
        </w:numPr>
        <w:spacing w:after="60"/>
      </w:pPr>
      <w:r>
        <w:t xml:space="preserve">Mitra PLS baru memiliki </w:t>
      </w:r>
      <w:r>
        <w:rPr>
          <w:b/>
          <w:bCs/>
        </w:rPr>
        <w:t xml:space="preserve">masa pertimbangan 10 hari kerja</w:t>
      </w:r>
      <w:r>
        <w:t xml:space="preserve"> sejak pendaftaran untuk melanjutkan atau membatalkan keanggotaan.</w:t>
      </w:r>
    </w:p>
    <w:p>
      <w:pPr>
        <w:pStyle w:val="ListParagraph"/>
        <w:numPr>
          <w:ilvl w:val="0"/>
          <w:numId w:val="6"/>
        </w:numPr>
        <w:spacing w:after="60"/>
      </w:pPr>
      <w:r>
        <w:t xml:space="preserve">Pembatalan dilakukan melalui Kantor Maya atau layanan pelanggan, tanpa perlu menyebutkan alasan.</w:t>
      </w:r>
    </w:p>
    <w:p>
      <w:pPr>
        <w:pStyle w:val="ListParagraph"/>
        <w:numPr>
          <w:ilvl w:val="0"/>
          <w:numId w:val="6"/>
        </w:numPr>
        <w:spacing w:after="60"/>
      </w:pPr>
      <w:r>
        <w:t xml:space="preserve">Lisensi yang dibeli dalam masa pertimbangan dikembalikan dananya:</w:t>
      </w:r>
    </w:p>
    <w:p>
      <w:pPr>
        <w:pStyle w:val="ListParagraph"/>
        <w:numPr>
          <w:ilvl w:val="1"/>
          <w:numId w:val="2"/>
        </w:numPr>
        <w:spacing w:after="60"/>
      </w:pPr>
      <w:r>
        <w:t xml:space="preserve">100% bila Lisensi belum diaktifkan;</w:t>
      </w:r>
    </w:p>
    <w:p>
      <w:pPr>
        <w:pStyle w:val="ListParagraph"/>
        <w:numPr>
          <w:ilvl w:val="1"/>
          <w:numId w:val="2"/>
        </w:numPr>
        <w:spacing w:after="60"/>
      </w:pPr>
      <w:r>
        <w:t xml:space="preserve">dikurangi nilai akses yang sudah dipakai, dihitung harian dari Rp399.000 per bulan, bila Lisensi sudah diaktifkan.</w:t>
      </w:r>
    </w:p>
    <w:p>
      <w:pPr>
        <w:pStyle w:val="ListParagraph"/>
        <w:numPr>
          <w:ilvl w:val="0"/>
          <w:numId w:val="6"/>
        </w:numPr>
        <w:spacing w:after="60"/>
      </w:pPr>
      <w:r>
        <w:t xml:space="preserve">Komisi dan bonus yang timbul dari pembelian yang dibatalkan ditarik kembali dari penerimanya.</w:t>
      </w:r>
      <w:ins w:id="9006" w:author="Claude (draf untuk Coach Doddy)" w:date="2026-10-27T12:00:00Z">
        <w:r>
          <w:t xml:space="preserve"> Penarikan mencakup Bonus Sponsor, Bonus Layanan Berkah, serta Bonus Level, Pasangan, dan Pembinaan yang timbul dari Lisensi itu, sesuai Rencana Pemasaran Bab 13.</w:t>
        </w:r>
      </w:ins>
    </w:p>
    <w:p>
      <w:pPr>
        <w:pStyle w:val="Heading2"/>
      </w:pPr>
      <w:r>
        <w:t xml:space="preserve">Pasal 6. Masa berlaku dan pendaftaran ulang</w:t>
      </w:r>
    </w:p>
    <w:p>
      <w:pPr>
        <w:pStyle w:val="ListParagraph"/>
        <w:numPr>
          <w:ilvl w:val="0"/>
          <w:numId w:val="7"/>
        </w:numPr>
        <w:spacing w:after="60"/>
      </w:pPr>
      <w:r>
        <w:t xml:space="preserve">Keanggotaan berlaku </w:t>
      </w:r>
      <w:r>
        <w:rPr>
          <w:b/>
          <w:bCs/>
        </w:rPr>
        <w:t xml:space="preserve">1 tahun</w:t>
      </w:r>
      <w:r>
        <w:t xml:space="preserve"> sejak tanggal pendaftaran.</w:t>
      </w:r>
    </w:p>
    <w:p>
      <w:pPr>
        <w:pStyle w:val="ListParagraph"/>
        <w:numPr>
          <w:ilvl w:val="0"/>
          <w:numId w:val="7"/>
        </w:numPr>
        <w:spacing w:after="60"/>
      </w:pPr>
      <w:r>
        <w:t xml:space="preserve">Keanggotaan diperpanjang tanpa biaya dengan konfirmasi data diri di Kantor Maya.</w:t>
      </w:r>
    </w:p>
    <w:p>
      <w:pPr>
        <w:pStyle w:val="ListParagraph"/>
        <w:numPr>
          <w:ilvl w:val="0"/>
          <w:numId w:val="7"/>
        </w:numPr>
        <w:spacing w:after="60"/>
      </w:pPr>
      <w:r>
        <w:t xml:space="preserve">Bila konfirmasi belum dilakukan dalam 60 hari setelah masa berlaku berakhir, pembayaran komisi dan bonus ditunda sampai konfirmasi dilakukan. Hak yang sudah timbul tidak hilang karena keterlambatan ini.</w:t>
      </w:r>
    </w:p>
    <w:p>
      <w:pPr>
        <w:pStyle w:val="Heading2"/>
      </w:pPr>
      <w:r>
        <w:t xml:space="preserve">Pasal 7. Pemutusan keanggotaan</w:t>
      </w:r>
    </w:p>
    <w:p>
      <w:pPr>
        <w:spacing w:after="120"/>
      </w:pPr>
      <w:r>
        <w:t xml:space="preserve">Keanggotaan berakhir karena:</w:t>
      </w:r>
    </w:p>
    <w:p>
      <w:pPr>
        <w:pStyle w:val="ListParagraph"/>
        <w:numPr>
          <w:ilvl w:val="0"/>
          <w:numId w:val="8"/>
        </w:numPr>
        <w:spacing w:after="60"/>
      </w:pPr>
      <w:r>
        <w:t xml:space="preserve">pengunduran diri Mitra PLS, yang dapat dilakukan kapan saja melalui Kantor Maya;</w:t>
      </w:r>
    </w:p>
    <w:p>
      <w:pPr>
        <w:pStyle w:val="ListParagraph"/>
        <w:numPr>
          <w:ilvl w:val="0"/>
          <w:numId w:val="8"/>
        </w:numPr>
        <w:spacing w:after="60"/>
      </w:pPr>
      <w:r>
        <w:t xml:space="preserve">pemutusan oleh Perusahaan sebagai sanksi berdasarkan Pasal 20;</w:t>
      </w:r>
    </w:p>
    <w:p>
      <w:pPr>
        <w:pStyle w:val="ListParagraph"/>
        <w:numPr>
          <w:ilvl w:val="0"/>
          <w:numId w:val="8"/>
        </w:numPr>
        <w:spacing w:after="60"/>
      </w:pPr>
      <w:r>
        <w:t xml:space="preserve">Mitra PLS meninggal dunia, kecuali dialihkan sesuai Pasal 8.</w:t>
      </w:r>
    </w:p>
    <w:p>
      <w:pPr>
        <w:spacing w:after="120"/>
      </w:pPr>
      <w:r>
        <w:t xml:space="preserve">Komisi dan bonus yang sudah menjadi hak sebelum keanggotaan berakhir tetap dibayarkan, kecuali komisi dan bonus yang diperoleh dari pelanggaran.</w:t>
      </w:r>
    </w:p>
    <w:p>
      <w:pPr>
        <w:pStyle w:val="Heading2"/>
      </w:pPr>
      <w:r>
        <w:t xml:space="preserve">Pasal 8. Pengalihan keanggotaan</w:t>
      </w:r>
    </w:p>
    <w:p>
      <w:pPr>
        <w:pStyle w:val="ListParagraph"/>
        <w:numPr>
          <w:ilvl w:val="0"/>
          <w:numId w:val="9"/>
        </w:numPr>
        <w:spacing w:after="60"/>
      </w:pPr>
      <w:r>
        <w:t xml:space="preserve">Keanggotaan </w:t>
      </w:r>
      <w:r>
        <w:rPr>
          <w:b/>
          <w:bCs/>
        </w:rPr>
        <w:t xml:space="preserve">tidak dapat diperjualbelikan</w:t>
      </w:r>
      <w:r>
        <w:t xml:space="preserve">.</w:t>
      </w:r>
    </w:p>
    <w:p>
      <w:pPr>
        <w:pStyle w:val="ListParagraph"/>
        <w:numPr>
          <w:ilvl w:val="0"/>
          <w:numId w:val="9"/>
        </w:numPr>
        <w:spacing w:after="60"/>
      </w:pPr>
      <w:r>
        <w:t xml:space="preserve">Keanggotaan dapat dialihkan kepada ahli waris bila Mitra PLS meninggal dunia, dengan bukti keterangan waris yang sah. Permohonan diajukan paling lambat 12 bulan sejak Mitra PLS meninggal dunia.</w:t>
      </w:r>
    </w:p>
    <w:p>
      <w:pPr>
        <w:pStyle w:val="ListParagraph"/>
        <w:numPr>
          <w:ilvl w:val="0"/>
          <w:numId w:val="9"/>
        </w:numPr>
        <w:spacing w:after="60"/>
      </w:pPr>
      <w:r>
        <w:t xml:space="preserve">Keanggotaan dapat dialihkan kepada suami/istri atau keluarga sedarah satu derajat atas permohonan Mitra PLS dan persetujuan Perusahaan, sekali dalam masa keanggotaan.</w:t>
      </w:r>
    </w:p>
    <w:p>
      <w:pPr>
        <w:pStyle w:val="ListParagraph"/>
        <w:numPr>
          <w:ilvl w:val="0"/>
          <w:numId w:val="9"/>
        </w:numPr>
        <w:spacing w:after="60"/>
      </w:pPr>
      <w:r>
        <w:t xml:space="preserve">Penerima pengalihan harus memenuhi Pasal 3 dan tidak memiliki keanggotaan lain.</w:t>
      </w:r>
    </w:p>
    <w:p>
      <w:pPr>
        <w:pStyle w:val="Heading1"/>
        <w:pageBreakBefore/>
      </w:pPr>
      <w:r>
        <w:t xml:space="preserve">Bab III. Hak dan Kewajiban</w:t>
      </w:r>
    </w:p>
    <w:p>
      <w:pPr>
        <w:pStyle w:val="Heading2"/>
      </w:pPr>
      <w:r>
        <w:t xml:space="preserve">Pasal 9. Hak Perusahaan</w:t>
      </w:r>
    </w:p>
    <w:p>
      <w:pPr>
        <w:pStyle w:val="ListParagraph"/>
        <w:numPr>
          <w:ilvl w:val="0"/>
          <w:numId w:val="10"/>
        </w:numPr>
        <w:spacing w:after="60"/>
      </w:pPr>
      <w:r>
        <w:t xml:space="preserve">Menerima data diri Mitra PLS yang benar dan memverifikasinya.</w:t>
      </w:r>
    </w:p>
    <w:p>
      <w:pPr>
        <w:pStyle w:val="ListParagraph"/>
        <w:numPr>
          <w:ilvl w:val="0"/>
          <w:numId w:val="10"/>
        </w:numPr>
        <w:spacing w:after="60"/>
      </w:pPr>
      <w:r>
        <w:t xml:space="preserve">Menunda pembayaran komisi dan bonus yang sedang diperiksa karena dugaan pelanggaran, paling lama 30 hari, dengan pemberitahuan kepada Mitra PLS.</w:t>
      </w:r>
    </w:p>
    <w:p>
      <w:pPr>
        <w:pStyle w:val="ListParagraph"/>
        <w:numPr>
          <w:ilvl w:val="0"/>
          <w:numId w:val="10"/>
        </w:numPr>
        <w:spacing w:after="60"/>
      </w:pPr>
      <w:r>
        <w:t xml:space="preserve">Menjatuhkan sanksi sesuai Bab VI.</w:t>
      </w:r>
    </w:p>
    <w:p>
      <w:pPr>
        <w:pStyle w:val="ListParagraph"/>
        <w:numPr>
          <w:ilvl w:val="0"/>
          <w:numId w:val="10"/>
        </w:numPr>
        <w:spacing w:after="60"/>
      </w:pPr>
      <w:r>
        <w:t xml:space="preserve">Mengubah Rencana Pemasaran dan Kode Etik sesuai Pasal 24.</w:t>
      </w:r>
    </w:p>
    <w:p>
      <w:pPr>
        <w:pStyle w:val="Heading2"/>
      </w:pPr>
      <w:r>
        <w:t xml:space="preserve">Pasal 10. Kewajiban Perusahaan</w:t>
      </w:r>
    </w:p>
    <w:p>
      <w:pPr>
        <w:pStyle w:val="ListParagraph"/>
        <w:numPr>
          <w:ilvl w:val="0"/>
          <w:numId w:val="11"/>
        </w:numPr>
        <w:spacing w:after="60"/>
      </w:pPr>
      <w:r>
        <w:t xml:space="preserve">Memberikan keterangan yang benar tentang Perusahaan, produk, Rencana Pemasaran, dan Kode Etik.</w:t>
      </w:r>
    </w:p>
    <w:p>
      <w:pPr>
        <w:pStyle w:val="ListParagraph"/>
        <w:numPr>
          <w:ilvl w:val="0"/>
          <w:numId w:val="11"/>
        </w:numPr>
        <w:spacing w:after="60"/>
      </w:pPr>
      <w:r>
        <w:t xml:space="preserve">Menyediakan produk yang sesuai dengan keterangannya, berlabel dan berharga dalam Rupiah.</w:t>
      </w:r>
    </w:p>
    <w:p>
      <w:pPr>
        <w:pStyle w:val="ListParagraph"/>
        <w:numPr>
          <w:ilvl w:val="0"/>
          <w:numId w:val="11"/>
        </w:numPr>
        <w:spacing w:after="60"/>
      </w:pPr>
      <w:r>
        <w:t xml:space="preserve">Membayar komisi dan bonus sesuai Rencana Pemasaran, tepat waktu dan transparan, beserta rincian perhitungannya di Kantor Maya.</w:t>
      </w:r>
      <w:ins w:id="9007" w:author="Claude (draf untuk Coach Doddy)" w:date="2026-10-27T12:00:00Z">
        <w:r>
          <w:t xml:space="preserve"> Posisi jaringan Mitra PLS baru ditempatkan secara otomatis menurut aturan Rencana Pemasaran Bab 4, tanpa campur tangan Perusahaan maupun Mitra PLS.</w:t>
        </w:r>
      </w:ins>
    </w:p>
    <w:p>
      <w:pPr>
        <w:pStyle w:val="ListParagraph"/>
        <w:numPr>
          <w:ilvl w:val="0"/>
          <w:numId w:val="11"/>
        </w:numPr>
        <w:spacing w:after="60"/>
      </w:pPr>
      <w:r>
        <w:t xml:space="preserve">Memberikan masa pertimbangan 10 hari kerja, menerima pengembalian produk dalam 7 hari kerja, dan melakukan pembelian kembali sesuai Bab IV.</w:t>
      </w:r>
    </w:p>
    <w:p>
      <w:pPr>
        <w:pStyle w:val="ListParagraph"/>
        <w:numPr>
          <w:ilvl w:val="0"/>
          <w:numId w:val="11"/>
        </w:numPr>
        <w:spacing w:after="60"/>
      </w:pPr>
      <w:r>
        <w:t xml:space="preserve">Menyelenggarakan pembinaan dan pelatihan paling sedikit 1 kali dalam 1 tahun.</w:t>
      </w:r>
    </w:p>
    <w:p>
      <w:pPr>
        <w:pStyle w:val="ListParagraph"/>
        <w:numPr>
          <w:ilvl w:val="0"/>
          <w:numId w:val="11"/>
        </w:numPr>
        <w:spacing w:after="60"/>
      </w:pPr>
      <w:r>
        <w:t xml:space="preserve">Melindungi data pribadi Mitra PLS dan Pelanggan sesuai peraturan perundang-undangan.</w:t>
      </w:r>
    </w:p>
    <w:p>
      <w:pPr>
        <w:pStyle w:val="ListParagraph"/>
        <w:numPr>
          <w:ilvl w:val="0"/>
          <w:numId w:val="11"/>
        </w:numPr>
        <w:spacing w:after="60"/>
      </w:pPr>
      <w:r>
        <w:t xml:space="preserve">Menyediakan layanan pengaduan yang mudah dijangkau, dan menanggapi setiap pengaduan paling lambat 3 hari kerja.</w:t>
      </w:r>
    </w:p>
    <w:p>
      <w:pPr>
        <w:pStyle w:val="ListParagraph"/>
        <w:numPr>
          <w:ilvl w:val="0"/>
          <w:numId w:val="11"/>
        </w:numPr>
        <w:spacing w:after="60"/>
      </w:pPr>
      <w:r>
        <w:t xml:space="preserve">Menerbitkan pengungkapan penghasilan Mitra PLS setiap tahun.</w:t>
      </w:r>
    </w:p>
    <w:p>
      <w:pPr>
        <w:pStyle w:val="ListParagraph"/>
        <w:numPr>
          <w:ilvl w:val="0"/>
          <w:numId w:val="11"/>
        </w:numPr>
        <w:spacing w:after="60"/>
      </w:pPr>
      <w:r>
        <w:t xml:space="preserve">Melaporkan kegiatan usaha dan perubahan dokumen kepada instansi yang berwenang.</w:t>
      </w:r>
    </w:p>
    <w:p>
      <w:pPr>
        <w:pStyle w:val="Heading2"/>
      </w:pPr>
      <w:r>
        <w:t xml:space="preserve">Pasal 11. Hak Mitra PLS</w:t>
      </w:r>
    </w:p>
    <w:p>
      <w:pPr>
        <w:pStyle w:val="ListParagraph"/>
        <w:numPr>
          <w:ilvl w:val="0"/>
          <w:numId w:val="12"/>
        </w:numPr>
        <w:spacing w:after="60"/>
      </w:pPr>
      <w:r>
        <w:t xml:space="preserve">Memperoleh keterangan yang benar dan lengkap sebelum dan selama menjadi Mitra PLS.</w:t>
      </w:r>
    </w:p>
    <w:p>
      <w:pPr>
        <w:pStyle w:val="ListParagraph"/>
        <w:numPr>
          <w:ilvl w:val="0"/>
          <w:numId w:val="12"/>
        </w:numPr>
        <w:spacing w:after="60"/>
      </w:pPr>
      <w:r>
        <w:t xml:space="preserve">Menerima komisi dan bonus sesuai Rencana Pemasaran.</w:t>
      </w:r>
    </w:p>
    <w:p>
      <w:pPr>
        <w:pStyle w:val="ListParagraph"/>
        <w:numPr>
          <w:ilvl w:val="0"/>
          <w:numId w:val="12"/>
        </w:numPr>
        <w:spacing w:after="60"/>
      </w:pPr>
      <w:r>
        <w:t xml:space="preserve">Melihat rincian perhitungan komisi, bonus, </w:t>
      </w:r>
      <w:del w:id="9008" w:author="Claude (draf untuk Coach Doddy)" w:date="2026-10-27T12:00:00Z">
        <w:r>
          <w:delText xml:space="preserve">bonus yang ditahan, dan antrean Bonus Prestasi</w:delText>
        </w:r>
      </w:del>
      <w:ins w:id="9009" w:author="Claude (draf untuk Coach Doddy)" w:date="2026-10-27T12:00:00Z">
        <w:r>
          <w:t xml:space="preserve">bonus yang ditahan, uang muka mingguan dan sisa pembayaran bonus tim, faktor plafon, penarikan atas pembatalan, dan antrean Bonus Prestasi</w:t>
        </w:r>
      </w:ins>
      <w:r>
        <w:t xml:space="preserve"> di Kantor Maya.</w:t>
      </w:r>
    </w:p>
    <w:p>
      <w:pPr>
        <w:pStyle w:val="ListParagraph"/>
        <w:numPr>
          <w:ilvl w:val="0"/>
          <w:numId w:val="12"/>
        </w:numPr>
        <w:spacing w:after="60"/>
      </w:pPr>
      <w:r>
        <w:t xml:space="preserve">Mengikuti pembinaan dan pelatihan.</w:t>
      </w:r>
    </w:p>
    <w:p>
      <w:pPr>
        <w:pStyle w:val="ListParagraph"/>
        <w:numPr>
          <w:ilvl w:val="0"/>
          <w:numId w:val="12"/>
        </w:numPr>
        <w:spacing w:after="60"/>
      </w:pPr>
      <w:r>
        <w:t xml:space="preserve">Membatalkan keanggotaan dalam masa pertimbangan, mengundurkan diri kapan saja, dan meminta pembelian kembali.</w:t>
      </w:r>
    </w:p>
    <w:p>
      <w:pPr>
        <w:pStyle w:val="ListParagraph"/>
        <w:numPr>
          <w:ilvl w:val="0"/>
          <w:numId w:val="12"/>
        </w:numPr>
        <w:spacing w:after="60"/>
      </w:pPr>
      <w:r>
        <w:t xml:space="preserve">Mengajukan keberatan atas sanksi dan perhitungan bonus.</w:t>
      </w:r>
    </w:p>
    <w:p>
      <w:pPr>
        <w:pStyle w:val="ListParagraph"/>
        <w:numPr>
          <w:ilvl w:val="0"/>
          <w:numId w:val="12"/>
        </w:numPr>
        <w:spacing w:after="60"/>
      </w:pPr>
      <w:r>
        <w:t xml:space="preserve">Mengakses, memperbaiki, dan meminta penghapusan data pribadinya sesuai peraturan perundang-undangan.</w:t>
      </w:r>
    </w:p>
    <w:p>
      <w:pPr>
        <w:pStyle w:val="Heading2"/>
      </w:pPr>
      <w:r>
        <w:t xml:space="preserve">Pasal 12. Kewajiban Mitra PLS</w:t>
      </w:r>
    </w:p>
    <w:p>
      <w:pPr>
        <w:pStyle w:val="ListParagraph"/>
        <w:numPr>
          <w:ilvl w:val="0"/>
          <w:numId w:val="13"/>
        </w:numPr>
        <w:spacing w:after="60"/>
      </w:pPr>
      <w:r>
        <w:t xml:space="preserve">Menjalankan usaha secara mandiri, jujur, dan sesuai Kode Etik ini. Mitra PLS bukan karyawan, agen, atau kuasa Perusahaan.</w:t>
      </w:r>
    </w:p>
    <w:p>
      <w:pPr>
        <w:pStyle w:val="ListParagraph"/>
        <w:numPr>
          <w:ilvl w:val="0"/>
          <w:numId w:val="13"/>
        </w:numPr>
        <w:spacing w:after="60"/>
      </w:pPr>
      <w:r>
        <w:t xml:space="preserve">Menjelaskan produk secara benar, termasuk bahwa Mitrans-Astra adalah alat analisis dan edukasi, bukan produk investasi, dan tidak memberikan sinyal beli/jual.</w:t>
      </w:r>
    </w:p>
    <w:p>
      <w:pPr>
        <w:pStyle w:val="ListParagraph"/>
        <w:numPr>
          <w:ilvl w:val="0"/>
          <w:numId w:val="13"/>
        </w:numPr>
        <w:spacing w:after="60"/>
      </w:pPr>
      <w:r>
        <w:t xml:space="preserve">Menjelaskan Rencana Pemasaran secara benar, termasuk bahwa penghasilan tidak dijamin dan bergantung pada penjualan dan pembinaan sendiri.</w:t>
      </w:r>
    </w:p>
    <w:p>
      <w:pPr>
        <w:pStyle w:val="ListParagraph"/>
        <w:numPr>
          <w:ilvl w:val="0"/>
          <w:numId w:val="13"/>
        </w:numPr>
        <w:spacing w:after="60"/>
      </w:pPr>
      <w:r>
        <w:t xml:space="preserve">Memakai materi pemasaran resmi Perusahaan, atau materi sendiri yang sudah disetujui Perusahaan.</w:t>
      </w:r>
    </w:p>
    <w:p>
      <w:pPr>
        <w:pStyle w:val="ListParagraph"/>
        <w:numPr>
          <w:ilvl w:val="0"/>
          <w:numId w:val="13"/>
        </w:numPr>
        <w:spacing w:after="60"/>
      </w:pPr>
      <w:r>
        <w:t xml:space="preserve">Mendampingi orientasi Pelanggan dan Mitra PLS baru yang ia rujuk.</w:t>
      </w:r>
    </w:p>
    <w:p>
      <w:pPr>
        <w:pStyle w:val="ListParagraph"/>
        <w:numPr>
          <w:ilvl w:val="0"/>
          <w:numId w:val="13"/>
        </w:numPr>
        <w:spacing w:after="60"/>
      </w:pPr>
      <w:r>
        <w:t xml:space="preserve">Mengarahkan semua pembayaran ke rekening resmi Perusahaan.</w:t>
      </w:r>
    </w:p>
    <w:p>
      <w:pPr>
        <w:pStyle w:val="ListParagraph"/>
        <w:numPr>
          <w:ilvl w:val="0"/>
          <w:numId w:val="13"/>
        </w:numPr>
        <w:spacing w:after="60"/>
      </w:pPr>
      <w:r>
        <w:t xml:space="preserve">Menjaga kerahasiaan data pribadi Pelanggan dan Mitra PLS lain yang ia ketahui.</w:t>
      </w:r>
    </w:p>
    <w:p>
      <w:pPr>
        <w:pStyle w:val="ListParagraph"/>
        <w:numPr>
          <w:ilvl w:val="0"/>
          <w:numId w:val="13"/>
        </w:numPr>
        <w:spacing w:after="60"/>
      </w:pPr>
      <w:r>
        <w:t xml:space="preserve">Memenuhi kewajiban perpajakan atas penghasilannya.</w:t>
      </w:r>
    </w:p>
    <w:p>
      <w:pPr>
        <w:pStyle w:val="ListParagraph"/>
        <w:numPr>
          <w:ilvl w:val="0"/>
          <w:numId w:val="13"/>
        </w:numPr>
        <w:spacing w:after="60"/>
      </w:pPr>
      <w:r>
        <w:t xml:space="preserve">Memberitahukan perubahan data diri paling lambat 14 hari setelah perubahan.</w:t>
      </w:r>
    </w:p>
    <w:p>
      <w:pPr>
        <w:pStyle w:val="Heading1"/>
        <w:pageBreakBefore/>
      </w:pPr>
      <w:r>
        <w:t xml:space="preserve">Bab IV. Perlindungan Pelanggan dan Mitra PLS</w:t>
      </w:r>
    </w:p>
    <w:p>
      <w:pPr>
        <w:pStyle w:val="Heading2"/>
      </w:pPr>
      <w:r>
        <w:t xml:space="preserve">Pasal 13. Program pembinaan</w:t>
      </w:r>
    </w:p>
    <w:p>
      <w:pPr>
        <w:pStyle w:val="ListParagraph"/>
        <w:numPr>
          <w:ilvl w:val="0"/>
          <w:numId w:val="14"/>
        </w:numPr>
        <w:spacing w:after="60"/>
      </w:pPr>
      <w:r>
        <w:t xml:space="preserve">Perusahaan menyelenggarakan pelatihan dasar produk, etika pemasaran, dan pelindungan konsumen bagi setiap Mitra PLS baru.</w:t>
      </w:r>
    </w:p>
    <w:p>
      <w:pPr>
        <w:pStyle w:val="ListParagraph"/>
        <w:numPr>
          <w:ilvl w:val="0"/>
          <w:numId w:val="14"/>
        </w:numPr>
        <w:spacing w:after="60"/>
      </w:pPr>
      <w:r>
        <w:t xml:space="preserve">Perusahaan menyelenggarakan pelatihan lanjutan paling sedikit 1 kali dalam 1 tahun.</w:t>
      </w:r>
    </w:p>
    <w:p>
      <w:pPr>
        <w:pStyle w:val="ListParagraph"/>
        <w:numPr>
          <w:ilvl w:val="0"/>
          <w:numId w:val="14"/>
        </w:numPr>
        <w:spacing w:after="60"/>
      </w:pPr>
      <w:r>
        <w:t xml:space="preserve">Mitra PLS yang menerima Plan B wajib menjalankan paling sedikit 1 kegiatan pembinaan terkonfirmasi setiap bulan, sesuai Rencana Pemasaran.</w:t>
      </w:r>
    </w:p>
    <w:p>
      <w:pPr>
        <w:pStyle w:val="ListParagraph"/>
        <w:numPr>
          <w:ilvl w:val="0"/>
          <w:numId w:val="14"/>
        </w:numPr>
        <w:spacing w:after="60"/>
      </w:pPr>
      <w:r>
        <w:t xml:space="preserve">Materi pembinaan mengikuti kurikulum resmi Perusahaan.</w:t>
      </w:r>
    </w:p>
    <w:p>
      <w:pPr>
        <w:pStyle w:val="ListParagraph"/>
        <w:numPr>
          <w:ilvl w:val="0"/>
          <w:numId w:val="14"/>
        </w:numPr>
        <w:spacing w:after="60"/>
      </w:pPr>
      <w:r>
        <w:t xml:space="preserve">Perusahaan menyelenggarakan workshop pelatihan 2 hari setiap bulan bagi pemegang Lisensi, serta kelas daring pengganti. Workshop tidak dipungut biaya dan tidak dijual. Penjelasan kemitraan di workshop tidak mewajibkan peserta mendaftar sebagai Mitra PLS.</w:t>
      </w:r>
    </w:p>
    <w:p>
      <w:pPr>
        <w:pStyle w:val="Heading2"/>
      </w:pPr>
      <w:r>
        <w:t xml:space="preserve">Pasal 14. Jaminan produk dan layanan</w:t>
      </w:r>
    </w:p>
    <w:p>
      <w:pPr>
        <w:pStyle w:val="ListParagraph"/>
        <w:numPr>
          <w:ilvl w:val="0"/>
          <w:numId w:val="15"/>
        </w:numPr>
        <w:spacing w:after="60"/>
      </w:pPr>
      <w:r>
        <w:t xml:space="preserve">Perusahaan menjamin produk sesuai dengan uraian di halaman produk dan Rencana Pemasaran.</w:t>
      </w:r>
    </w:p>
    <w:p>
      <w:pPr>
        <w:pStyle w:val="ListParagraph"/>
        <w:numPr>
          <w:ilvl w:val="0"/>
          <w:numId w:val="15"/>
        </w:numPr>
        <w:spacing w:after="60"/>
      </w:pPr>
      <w:r>
        <w:t xml:space="preserve">Perusahaan menyediakan dukungan teknis melalui layanan pelanggan pada [jam layanan ●].</w:t>
      </w:r>
    </w:p>
    <w:p>
      <w:pPr>
        <w:pStyle w:val="ListParagraph"/>
        <w:numPr>
          <w:ilvl w:val="0"/>
          <w:numId w:val="15"/>
        </w:numPr>
        <w:spacing w:after="60"/>
      </w:pPr>
      <w:r>
        <w:t xml:space="preserve">Gangguan layanan lebih dari 24 jam berturut-turut yang disebabkan Perusahaan diberi kompensasi berupa perpanjangan masa akses yang sama dengan lamanya gangguan.</w:t>
      </w:r>
    </w:p>
    <w:p>
      <w:pPr>
        <w:pStyle w:val="ListParagraph"/>
        <w:numPr>
          <w:ilvl w:val="0"/>
          <w:numId w:val="15"/>
        </w:numPr>
        <w:spacing w:after="60"/>
      </w:pPr>
      <w:r>
        <w:t xml:space="preserve">Pelanggan dapat mengembalikan produk dalam </w:t>
      </w:r>
      <w:r>
        <w:rPr>
          <w:b/>
          <w:bCs/>
        </w:rPr>
        <w:t xml:space="preserve">7 hari kerja</w:t>
      </w:r>
      <w:r>
        <w:t xml:space="preserve"> bila produk tidak sesuai dengan yang diperjanjikan, dan menerima pengembalian dana penuh.</w:t>
      </w:r>
    </w:p>
    <w:p>
      <w:pPr>
        <w:pStyle w:val="Heading2"/>
      </w:pPr>
      <w:r>
        <w:t xml:space="preserve">Pasal 15. Jaminan pembelian kembali</w:t>
      </w:r>
    </w:p>
    <w:p>
      <w:pPr>
        <w:pStyle w:val="ListParagraph"/>
        <w:numPr>
          <w:ilvl w:val="0"/>
          <w:numId w:val="16"/>
        </w:numPr>
        <w:spacing w:after="60"/>
      </w:pPr>
      <w:r>
        <w:t xml:space="preserve">Bila Mitra PLS mengundurkan diri atau diberhentikan, Perusahaan membeli kembali Lisensi milik Mitra PLS yang </w:t>
      </w:r>
      <w:r>
        <w:rPr>
          <w:b/>
          <w:bCs/>
        </w:rPr>
        <w:t xml:space="preserve">belum diaktifkan dan masih dapat dialihkan</w:t>
      </w:r>
      <w:r>
        <w:t xml:space="preserve">.</w:t>
      </w:r>
    </w:p>
    <w:p>
      <w:pPr>
        <w:pStyle w:val="ListParagraph"/>
        <w:numPr>
          <w:ilvl w:val="0"/>
          <w:numId w:val="16"/>
        </w:numPr>
        <w:spacing w:after="60"/>
      </w:pPr>
      <w:r>
        <w:t xml:space="preserve">Harga pembelian kembali adalah harga pembelian dikurangi:</w:t>
      </w:r>
    </w:p>
    <w:p>
      <w:pPr>
        <w:pStyle w:val="ListParagraph"/>
        <w:numPr>
          <w:ilvl w:val="1"/>
          <w:numId w:val="2"/>
        </w:numPr>
        <w:spacing w:after="60"/>
      </w:pPr>
      <w:r>
        <w:t xml:space="preserve">biaya administrasi paling banyak 10%;</w:t>
      </w:r>
    </w:p>
    <w:p>
      <w:pPr>
        <w:pStyle w:val="ListParagraph"/>
        <w:numPr>
          <w:ilvl w:val="1"/>
          <w:numId w:val="2"/>
        </w:numPr>
        <w:spacing w:after="60"/>
      </w:pPr>
      <w:r>
        <w:t xml:space="preserve">komisi dan bonus yang telah diterima Mitra PLS atas pembelian itu.</w:t>
      </w:r>
    </w:p>
    <w:p>
      <w:pPr>
        <w:pStyle w:val="ListParagraph"/>
        <w:numPr>
          <w:ilvl w:val="0"/>
          <w:numId w:val="16"/>
        </w:numPr>
        <w:spacing w:after="60"/>
      </w:pPr>
      <w:r>
        <w:t xml:space="preserve">Permohonan diajukan melalui Kantor Maya. Dana dibayarkan paling lambat 14 hari kerja setelah permohonan lengkap.</w:t>
      </w:r>
    </w:p>
    <w:p>
      <w:pPr>
        <w:pStyle w:val="Heading2"/>
      </w:pPr>
      <w:r>
        <w:t xml:space="preserve">Pasal 16. Ganti rugi</w:t>
      </w:r>
    </w:p>
    <w:p>
      <w:pPr>
        <w:pStyle w:val="ListParagraph"/>
        <w:numPr>
          <w:ilvl w:val="0"/>
          <w:numId w:val="17"/>
        </w:numPr>
        <w:spacing w:after="60"/>
      </w:pPr>
      <w:r>
        <w:t xml:space="preserve">Perusahaan memberikan kompensasi, ganti rugi, atau penggantian atas kerugian Mitra PLS atau Pelanggan yang timbul karena produk atau layanan tidak sesuai dengan yang diperjanjikan, atau karena kesalahan Perusahaan.</w:t>
      </w:r>
    </w:p>
    <w:p>
      <w:pPr>
        <w:pStyle w:val="ListParagraph"/>
        <w:numPr>
          <w:ilvl w:val="0"/>
          <w:numId w:val="17"/>
        </w:numPr>
        <w:spacing w:after="60"/>
      </w:pPr>
      <w:r>
        <w:t xml:space="preserve">Mitra PLS bertanggung jawab atas kerugian Pelanggan yang timbul karena keterangan tidak benar atau pelanggaran Kode Etik oleh Mitra PLS itu.</w:t>
      </w:r>
    </w:p>
    <w:p>
      <w:pPr>
        <w:pStyle w:val="ListParagraph"/>
        <w:numPr>
          <w:ilvl w:val="0"/>
          <w:numId w:val="17"/>
        </w:numPr>
        <w:spacing w:after="60"/>
      </w:pPr>
      <w:r>
        <w:t xml:space="preserve">Permohonan ganti rugi diajukan melalui layanan pengaduan disertai bukti. Perusahaan memberi keputusan paling lambat 14 hari kerja.</w:t>
      </w:r>
    </w:p>
    <w:p>
      <w:pPr>
        <w:pStyle w:val="Heading1"/>
        <w:pageBreakBefore/>
      </w:pPr>
      <w:r>
        <w:t xml:space="preserve">Bab V. Etika Pemasaran dan Larangan</w:t>
      </w:r>
    </w:p>
    <w:p>
      <w:pPr>
        <w:pStyle w:val="Heading2"/>
      </w:pPr>
      <w:r>
        <w:t xml:space="preserve">Pasal 17. Etika pemasaran</w:t>
      </w:r>
    </w:p>
    <w:p>
      <w:pPr>
        <w:spacing w:after="120"/>
      </w:pPr>
      <w:r>
        <w:t xml:space="preserve">Dalam memasarkan Mitrans-Astra, Mitra PLS:</w:t>
      </w:r>
    </w:p>
    <w:p>
      <w:pPr>
        <w:pStyle w:val="ListParagraph"/>
        <w:numPr>
          <w:ilvl w:val="0"/>
          <w:numId w:val="18"/>
        </w:numPr>
        <w:spacing w:after="60"/>
      </w:pPr>
      <w:r>
        <w:t xml:space="preserve">memperkenalkan diri sebagai Mitra PLS Mitrans-Astra, bukan karyawan Perusahaan;</w:t>
      </w:r>
    </w:p>
    <w:p>
      <w:pPr>
        <w:pStyle w:val="ListParagraph"/>
        <w:numPr>
          <w:ilvl w:val="0"/>
          <w:numId w:val="18"/>
        </w:numPr>
        <w:spacing w:after="60"/>
      </w:pPr>
      <w:r>
        <w:t xml:space="preserve">menghormati keputusan calon Pelanggan, termasuk keputusan untuk menolak;</w:t>
      </w:r>
    </w:p>
    <w:p>
      <w:pPr>
        <w:pStyle w:val="ListParagraph"/>
        <w:numPr>
          <w:ilvl w:val="0"/>
          <w:numId w:val="18"/>
        </w:numPr>
        <w:spacing w:after="60"/>
      </w:pPr>
      <w:r>
        <w:t xml:space="preserve">menghubungi orang hanya dengan persetujuannya, dan berhenti bila diminta;</w:t>
      </w:r>
    </w:p>
    <w:p>
      <w:pPr>
        <w:pStyle w:val="ListParagraph"/>
        <w:numPr>
          <w:ilvl w:val="0"/>
          <w:numId w:val="18"/>
        </w:numPr>
        <w:spacing w:after="60"/>
      </w:pPr>
      <w:r>
        <w:t xml:space="preserve">tidak memanfaatkan kedekatan keluarga, pertemanan, jabatan, atau hubungan keagamaan untuk menekan orang agar membeli;</w:t>
      </w:r>
    </w:p>
    <w:p>
      <w:pPr>
        <w:pStyle w:val="ListParagraph"/>
        <w:numPr>
          <w:ilvl w:val="0"/>
          <w:numId w:val="18"/>
        </w:numPr>
        <w:spacing w:after="60"/>
      </w:pPr>
      <w:r>
        <w:t xml:space="preserve">memastikan calon Pelanggan memahami harga, masa akses 3 bulan, Langganan bulan ke-4, dan hak pembatalan sebelum membeli.</w:t>
      </w:r>
    </w:p>
    <w:p>
      <w:pPr>
        <w:pStyle w:val="Heading2"/>
      </w:pPr>
      <w:r>
        <w:t xml:space="preserve">Pasal 18. Larangan bagi Mitra PLS</w:t>
      </w:r>
    </w:p>
    <w:p>
      <w:pPr>
        <w:spacing w:after="120"/>
      </w:pPr>
      <w:r>
        <w:t xml:space="preserve">Mitra PLS dilarang:</w:t>
      </w:r>
    </w:p>
    <w:p>
      <w:pPr>
        <w:spacing w:after="120"/>
      </w:pPr>
      <w:r>
        <w:rPr>
          <w:b/>
          <w:bCs/>
        </w:rPr>
        <w:t xml:space="preserve">Tentang penghasilan dan produk</w:t>
      </w:r>
    </w:p>
    <w:p>
      <w:pPr>
        <w:pStyle w:val="ListParagraph"/>
        <w:numPr>
          <w:ilvl w:val="0"/>
          <w:numId w:val="19"/>
        </w:numPr>
        <w:spacing w:after="60"/>
      </w:pPr>
      <w:r>
        <w:t xml:space="preserve">Menjanjikan, menjamin, atau memberi kesan pasti tentang penghasilan, termasuk menampilkan bukti transfer, gaya hidup, atau angka penghasilan untuk menarik orang bergabung.</w:t>
      </w:r>
    </w:p>
    <w:p>
      <w:pPr>
        <w:pStyle w:val="ListParagraph"/>
        <w:numPr>
          <w:ilvl w:val="0"/>
          <w:numId w:val="19"/>
        </w:numPr>
        <w:spacing w:after="60"/>
      </w:pPr>
      <w:r>
        <w:t xml:space="preserve">Menyatakan atau mengesankan bahwa Mitrans-Astra memberikan keuntungan investasi, sinyal beli/jual, atau "pasti untung".</w:t>
      </w:r>
    </w:p>
    <w:p>
      <w:pPr>
        <w:pStyle w:val="ListParagraph"/>
        <w:numPr>
          <w:ilvl w:val="0"/>
          <w:numId w:val="19"/>
        </w:numPr>
        <w:spacing w:after="60"/>
      </w:pPr>
      <w:r>
        <w:t xml:space="preserve">Memberikan rekomendasi beli/jual efek tertentu atas nama Mitrans-Astra.</w:t>
      </w:r>
    </w:p>
    <w:p>
      <w:pPr>
        <w:pStyle w:val="ListParagraph"/>
        <w:numPr>
          <w:ilvl w:val="0"/>
          <w:numId w:val="19"/>
        </w:numPr>
        <w:spacing w:after="60"/>
      </w:pPr>
      <w:r>
        <w:t xml:space="preserve">Mengaku memiliki izin, sertifikasi, atau dukungan dari OJK, MUI, Kementerian, atau lembaga lain yang tidak dimiliki Perusahaan.</w:t>
      </w:r>
    </w:p>
    <w:p>
      <w:pPr>
        <w:pStyle w:val="ListParagraph"/>
        <w:numPr>
          <w:ilvl w:val="0"/>
          <w:numId w:val="19"/>
        </w:numPr>
        <w:spacing w:after="60"/>
      </w:pPr>
      <w:r>
        <w:t xml:space="preserve">Memberi keterangan yang tidak sesuai dengan Rencana Pemasaran, Kode Etik, atau halaman produk.</w:t>
      </w:r>
    </w:p>
    <w:p>
      <w:pPr>
        <w:spacing w:after="120"/>
      </w:pPr>
      <w:r>
        <w:rPr>
          <w:b/>
          <w:bCs/>
        </w:rPr>
        <w:t xml:space="preserve">Tentang perekrutan</w:t>
      </w:r>
    </w:p>
    <w:p>
      <w:pPr>
        <w:pStyle w:val="ListParagraph"/>
        <w:numPr>
          <w:ilvl w:val="0"/>
          <w:numId w:val="19"/>
        </w:numPr>
        <w:spacing w:after="60"/>
      </w:pPr>
      <w:r>
        <w:t xml:space="preserve">Mewajibkan calon Mitra PLS membeli produk untuk mendaftar.</w:t>
      </w:r>
    </w:p>
    <w:p>
      <w:pPr>
        <w:pStyle w:val="ListParagraph"/>
        <w:numPr>
          <w:ilvl w:val="0"/>
          <w:numId w:val="19"/>
        </w:numPr>
        <w:spacing w:after="60"/>
      </w:pPr>
      <w:r>
        <w:t xml:space="preserve">Menarik biaya apa pun dari calon Mitra PLS atau Pelanggan, termasuk biaya pelatihan atau pendaftaran.</w:t>
      </w:r>
    </w:p>
    <w:p>
      <w:pPr>
        <w:pStyle w:val="ListParagraph"/>
        <w:numPr>
          <w:ilvl w:val="0"/>
          <w:numId w:val="19"/>
        </w:numPr>
        <w:spacing w:after="60"/>
      </w:pPr>
      <w:r>
        <w:t xml:space="preserve">Merekrut orang yang berusia di bawah 18 tahun atau belum cakap hukum, atau membantu mereka melewati syarat usia.</w:t>
      </w:r>
    </w:p>
    <w:p>
      <w:pPr>
        <w:pStyle w:val="ListParagraph"/>
        <w:numPr>
          <w:ilvl w:val="0"/>
          <w:numId w:val="19"/>
        </w:numPr>
        <w:spacing w:after="60"/>
      </w:pPr>
      <w:r>
        <w:t xml:space="preserve">Mendaftarkan orang lain tanpa sepengetahuannya, memakai identitas orang lain, atau membuat akun fiktif.</w:t>
      </w:r>
    </w:p>
    <w:p>
      <w:pPr>
        <w:pStyle w:val="ListParagraph"/>
        <w:numPr>
          <w:ilvl w:val="0"/>
          <w:numId w:val="19"/>
        </w:numPr>
        <w:spacing w:after="60"/>
      </w:pPr>
      <w:r>
        <w:t xml:space="preserve">Membujuk Mitra PLS dari jaringan Sponsor lain untuk pindah jaringan.</w:t>
      </w:r>
    </w:p>
    <w:p>
      <w:pPr>
        <w:pStyle w:val="ListParagraph"/>
        <w:numPr>
          <w:ilvl w:val="0"/>
          <w:numId w:val="19"/>
        </w:numPr>
        <w:spacing w:after="60"/>
      </w:pPr>
      <w:r>
        <w:t xml:space="preserve">Merekrut Mitra PLS perusahaan penjualan langsung lain dengan menjelekkan perusahaan tersebut.</w:t>
      </w:r>
    </w:p>
    <w:p>
      <w:pPr>
        <w:spacing w:after="120"/>
      </w:pPr>
      <w:r>
        <w:rPr>
          <w:b/>
          <w:bCs/>
        </w:rPr>
        <w:t xml:space="preserve">Tentang penjualan dan bonus</w:t>
      </w:r>
    </w:p>
    <w:p>
      <w:pPr>
        <w:pStyle w:val="ListParagraph"/>
        <w:numPr>
          <w:ilvl w:val="0"/>
          <w:numId w:val="19"/>
        </w:numPr>
        <w:spacing w:after="60"/>
      </w:pPr>
      <w:r>
        <w:t xml:space="preserve">Membeli Lisensi atau Langganan atas nama orang lain, atau dengan dana dari Mitra PLS lain, untuk memenuhi status aktif, peringkat, atau pasangan.</w:t>
      </w:r>
    </w:p>
    <w:p>
      <w:pPr>
        <w:pStyle w:val="ListParagraph"/>
        <w:numPr>
          <w:ilvl w:val="0"/>
          <w:numId w:val="19"/>
        </w:numPr>
        <w:spacing w:after="60"/>
      </w:pPr>
      <w:r>
        <w:t xml:space="preserve">Menjual produk melalui lokapasar (online marketplace) atau saluran distribusi tidak langsung.</w:t>
      </w:r>
    </w:p>
    <w:p>
      <w:pPr>
        <w:pStyle w:val="ListParagraph"/>
        <w:numPr>
          <w:ilvl w:val="0"/>
          <w:numId w:val="19"/>
        </w:numPr>
        <w:spacing w:after="60"/>
      </w:pPr>
      <w:r>
        <w:t xml:space="preserve">Menjual dengan harga berbeda dari harga resmi, atau memberikan potongan harga dari komisinya sendiri.</w:t>
      </w:r>
    </w:p>
    <w:p>
      <w:pPr>
        <w:pStyle w:val="ListParagraph"/>
        <w:numPr>
          <w:ilvl w:val="0"/>
          <w:numId w:val="19"/>
        </w:numPr>
        <w:spacing w:after="60"/>
      </w:pPr>
      <w:r>
        <w:t xml:space="preserve">Menerima pembayaran ke rekening pribadi.</w:t>
      </w:r>
    </w:p>
    <w:p>
      <w:pPr>
        <w:pStyle w:val="ListParagraph"/>
        <w:numPr>
          <w:ilvl w:val="0"/>
          <w:numId w:val="19"/>
        </w:numPr>
        <w:spacing w:after="60"/>
      </w:pPr>
      <w:r>
        <w:t xml:space="preserve">Menghimpun dana dari siapa pun, termasuk dengan janji bagi hasil, arisan, atau "titip beli".</w:t>
      </w:r>
    </w:p>
    <w:p>
      <w:pPr>
        <w:pStyle w:val="ListParagraph"/>
        <w:numPr>
          <w:ilvl w:val="0"/>
          <w:numId w:val="19"/>
        </w:numPr>
        <w:spacing w:after="60"/>
      </w:pPr>
      <w:r>
        <w:t xml:space="preserve">Memanipulasi penempatan jaringan, data penjualan, atau konfirmasi kegiatan pembinaan.</w:t>
      </w:r>
    </w:p>
    <w:p>
      <w:pPr>
        <w:spacing w:after="120"/>
      </w:pPr>
      <w:r>
        <w:rPr>
          <w:b/>
          <w:bCs/>
        </w:rPr>
        <w:t xml:space="preserve">Tentang data dan merek</w:t>
      </w:r>
    </w:p>
    <w:p>
      <w:pPr>
        <w:pStyle w:val="ListParagraph"/>
        <w:numPr>
          <w:ilvl w:val="0"/>
          <w:numId w:val="19"/>
        </w:numPr>
        <w:spacing w:after="60"/>
      </w:pPr>
      <w:r>
        <w:t xml:space="preserve">Menggunakan atau menyebarkan data pribadi orang lain tanpa izin.</w:t>
      </w:r>
    </w:p>
    <w:p>
      <w:pPr>
        <w:pStyle w:val="ListParagraph"/>
        <w:numPr>
          <w:ilvl w:val="0"/>
          <w:numId w:val="19"/>
        </w:numPr>
        <w:spacing w:after="60"/>
      </w:pPr>
      <w:r>
        <w:t xml:space="preserve">Mengirim pesan massal tanpa persetujuan penerima.</w:t>
      </w:r>
    </w:p>
    <w:p>
      <w:pPr>
        <w:pStyle w:val="ListParagraph"/>
        <w:numPr>
          <w:ilvl w:val="0"/>
          <w:numId w:val="19"/>
        </w:numPr>
        <w:spacing w:after="60"/>
      </w:pPr>
      <w:r>
        <w:t xml:space="preserve">Memakai merek, logo, dan nama Mitrans-Astra di luar pedoman Perusahaan, termasuk membuat situs, akun media sosial, atau iklan berbayar yang mengesankan sebagai akun resmi Perusahaan.</w:t>
      </w:r>
    </w:p>
    <w:p>
      <w:pPr>
        <w:pStyle w:val="Heading2"/>
      </w:pPr>
      <w:r>
        <w:t xml:space="preserve">Pasal 19. Larangan bagi Perusahaan</w:t>
      </w:r>
    </w:p>
    <w:p>
      <w:pPr>
        <w:spacing w:after="120"/>
      </w:pPr>
      <w:r>
        <w:t xml:space="preserve">Perusahaan dilarang:</w:t>
      </w:r>
    </w:p>
    <w:p>
      <w:pPr>
        <w:pStyle w:val="ListParagraph"/>
        <w:numPr>
          <w:ilvl w:val="0"/>
          <w:numId w:val="20"/>
        </w:numPr>
        <w:spacing w:after="60"/>
      </w:pPr>
      <w:r>
        <w:t xml:space="preserve">memberikan keterangan yang tidak benar tentang produk atau Rencana Pemasaran;</w:t>
      </w:r>
    </w:p>
    <w:p>
      <w:pPr>
        <w:pStyle w:val="ListParagraph"/>
        <w:numPr>
          <w:ilvl w:val="0"/>
          <w:numId w:val="20"/>
        </w:numPr>
        <w:spacing w:after="60"/>
      </w:pPr>
      <w:r>
        <w:t xml:space="preserve">memaksa atau menekan Mitra PLS dan Pelanggan;</w:t>
      </w:r>
    </w:p>
    <w:p>
      <w:pPr>
        <w:pStyle w:val="ListParagraph"/>
        <w:numPr>
          <w:ilvl w:val="0"/>
          <w:numId w:val="20"/>
        </w:numPr>
        <w:spacing w:after="60"/>
      </w:pPr>
      <w:r>
        <w:t xml:space="preserve">mewajibkan pembelian barang saat pendaftaran atau untuk mencapai peringkat;</w:t>
      </w:r>
    </w:p>
    <w:p>
      <w:pPr>
        <w:pStyle w:val="ListParagraph"/>
        <w:numPr>
          <w:ilvl w:val="0"/>
          <w:numId w:val="20"/>
        </w:numPr>
        <w:spacing w:after="60"/>
      </w:pPr>
      <w:r>
        <w:t xml:space="preserve">memberikan komisi atau bonus dari pendaftaran atau perekrutan;</w:t>
      </w:r>
    </w:p>
    <w:p>
      <w:pPr>
        <w:pStyle w:val="ListParagraph"/>
        <w:numPr>
          <w:ilvl w:val="0"/>
          <w:numId w:val="20"/>
        </w:numPr>
        <w:spacing w:after="60"/>
      </w:pPr>
      <w:r>
        <w:t xml:space="preserve">menjual langsung kepada konsumen tanpa melalui Mitra PLS;</w:t>
      </w:r>
    </w:p>
    <w:p>
      <w:pPr>
        <w:pStyle w:val="ListParagraph"/>
        <w:numPr>
          <w:ilvl w:val="0"/>
          <w:numId w:val="20"/>
        </w:numPr>
        <w:spacing w:after="60"/>
      </w:pPr>
      <w:r>
        <w:t xml:space="preserve">menghimpun dana masyarakat;</w:t>
      </w:r>
    </w:p>
    <w:p>
      <w:pPr>
        <w:pStyle w:val="ListParagraph"/>
        <w:numPr>
          <w:ilvl w:val="0"/>
          <w:numId w:val="20"/>
        </w:numPr>
        <w:spacing w:after="60"/>
      </w:pPr>
      <w:r>
        <w:t xml:space="preserve">memasarkan produk yang tidak tercantum dalam Rencana Pemasaran;</w:t>
      </w:r>
    </w:p>
    <w:p>
      <w:pPr>
        <w:pStyle w:val="ListParagraph"/>
        <w:numPr>
          <w:ilvl w:val="0"/>
          <w:numId w:val="20"/>
        </w:numPr>
        <w:spacing w:after="60"/>
      </w:pPr>
      <w:r>
        <w:t xml:space="preserve">mencantumkan klausul baku yang bertentangan dengan peraturan perlindungan konsumen.</w:t>
      </w:r>
    </w:p>
    <w:p>
      <w:pPr>
        <w:pStyle w:val="Heading1"/>
        <w:pageBreakBefore/>
      </w:pPr>
      <w:r>
        <w:t xml:space="preserve">Bab VI. Sanksi</w:t>
      </w:r>
    </w:p>
    <w:p>
      <w:pPr>
        <w:pStyle w:val="Heading2"/>
      </w:pPr>
      <w:r>
        <w:t xml:space="preserve">Pasal 20. Jenis sanksi</w:t>
      </w:r>
    </w:p>
    <w:p>
      <w:pPr>
        <w:spacing w:after="120"/>
      </w:pPr>
      <w:r>
        <w:t xml:space="preserve">Sesuai berat ringannya pelanggaran, Perusahaan dapat menjatuhkan:</w:t>
      </w:r>
    </w:p>
    <w:p>
      <w:pPr>
        <w:pStyle w:val="ListParagraph"/>
        <w:numPr>
          <w:ilvl w:val="0"/>
          <w:numId w:val="21"/>
        </w:numPr>
        <w:spacing w:after="60"/>
      </w:pPr>
      <w:r>
        <w:t xml:space="preserve">teguran tertulis;</w:t>
      </w:r>
    </w:p>
    <w:p>
      <w:pPr>
        <w:pStyle w:val="ListParagraph"/>
        <w:numPr>
          <w:ilvl w:val="0"/>
          <w:numId w:val="21"/>
        </w:numPr>
        <w:spacing w:after="60"/>
      </w:pPr>
      <w:r>
        <w:t xml:space="preserve">penundaan pembayaran komisi dan bonus selama pemeriksaan;</w:t>
      </w:r>
    </w:p>
    <w:p>
      <w:pPr>
        <w:pStyle w:val="ListParagraph"/>
        <w:numPr>
          <w:ilvl w:val="0"/>
          <w:numId w:val="21"/>
        </w:numPr>
        <w:spacing w:after="60"/>
      </w:pPr>
      <w:r>
        <w:t xml:space="preserve">penarikan komisi dan bonus yang diperoleh dari pelanggaran;</w:t>
      </w:r>
    </w:p>
    <w:p>
      <w:pPr>
        <w:pStyle w:val="ListParagraph"/>
        <w:numPr>
          <w:ilvl w:val="0"/>
          <w:numId w:val="21"/>
        </w:numPr>
        <w:spacing w:after="60"/>
      </w:pPr>
      <w:r>
        <w:t xml:space="preserve">pembekuan keanggotaan paling lama 3 bulan;</w:t>
      </w:r>
    </w:p>
    <w:p>
      <w:pPr>
        <w:pStyle w:val="ListParagraph"/>
        <w:numPr>
          <w:ilvl w:val="0"/>
          <w:numId w:val="21"/>
        </w:numPr>
        <w:spacing w:after="60"/>
      </w:pPr>
      <w:r>
        <w:t xml:space="preserve">pemutusan keanggotaan.</w:t>
      </w:r>
    </w:p>
    <w:p>
      <w:pPr>
        <w:spacing w:after="120"/>
      </w:pPr>
      <w:r>
        <w:t xml:space="preserve">Pelanggaran Pasal 18 angka 1, 2, 4, 9, 12, 15, atau 16 dapat langsung dikenai pemutusan keanggotaan.</w:t>
      </w:r>
    </w:p>
    <w:p>
      <w:pPr>
        <w:pStyle w:val="Heading2"/>
      </w:pPr>
      <w:r>
        <w:t xml:space="preserve">Pasal 21. Tata cara</w:t>
      </w:r>
    </w:p>
    <w:p>
      <w:pPr>
        <w:pStyle w:val="ListParagraph"/>
        <w:numPr>
          <w:ilvl w:val="0"/>
          <w:numId w:val="22"/>
        </w:numPr>
        <w:spacing w:after="60"/>
      </w:pPr>
      <w:r>
        <w:t xml:space="preserve">Perusahaan memberitahukan dugaan pelanggaran secara tertulis beserta buktinya.</w:t>
      </w:r>
    </w:p>
    <w:p>
      <w:pPr>
        <w:pStyle w:val="ListParagraph"/>
        <w:numPr>
          <w:ilvl w:val="0"/>
          <w:numId w:val="22"/>
        </w:numPr>
        <w:spacing w:after="60"/>
      </w:pPr>
      <w:r>
        <w:t xml:space="preserve">Mitra PLS berhak memberikan penjelasan dalam </w:t>
      </w:r>
      <w:r>
        <w:rPr>
          <w:b/>
          <w:bCs/>
        </w:rPr>
        <w:t xml:space="preserve">14 hari</w:t>
      </w:r>
      <w:r>
        <w:t xml:space="preserve"> sejak pemberitahuan.</w:t>
      </w:r>
    </w:p>
    <w:p>
      <w:pPr>
        <w:pStyle w:val="ListParagraph"/>
        <w:numPr>
          <w:ilvl w:val="0"/>
          <w:numId w:val="22"/>
        </w:numPr>
        <w:spacing w:after="60"/>
      </w:pPr>
      <w:r>
        <w:t xml:space="preserve">Perusahaan memutuskan paling lambat 14 hari setelah penjelasan diterima, dengan alasan tertulis.</w:t>
      </w:r>
    </w:p>
    <w:p>
      <w:pPr>
        <w:pStyle w:val="ListParagraph"/>
        <w:numPr>
          <w:ilvl w:val="0"/>
          <w:numId w:val="22"/>
        </w:numPr>
        <w:spacing w:after="60"/>
      </w:pPr>
      <w:r>
        <w:t xml:space="preserve">Mitra PLS dapat mengajukan keberatan sekali dalam 14 hari setelah keputusan. Keberatan diperiksa oleh pejabat Perusahaan yang tidak terlibat dalam keputusan pertama.</w:t>
      </w:r>
    </w:p>
    <w:p>
      <w:pPr>
        <w:pStyle w:val="Heading1"/>
        <w:pageBreakBefore/>
      </w:pPr>
      <w:r>
        <w:t xml:space="preserve">Bab VII. Penyelesaian Perselisihan</w:t>
      </w:r>
    </w:p>
    <w:p>
      <w:pPr>
        <w:pStyle w:val="Heading2"/>
      </w:pPr>
      <w:r>
        <w:t xml:space="preserve">Pasal 22. Musyawarah dan mediasi</w:t>
      </w:r>
    </w:p>
    <w:p>
      <w:pPr>
        <w:pStyle w:val="ListParagraph"/>
        <w:numPr>
          <w:ilvl w:val="0"/>
          <w:numId w:val="23"/>
        </w:numPr>
        <w:spacing w:after="60"/>
      </w:pPr>
      <w:r>
        <w:t xml:space="preserve">Perselisihan antara Mitra PLS dan Perusahaan, atau antar-Mitra PLS, diselesaikan lebih dulu secara musyawarah dalam 30 hari.</w:t>
      </w:r>
    </w:p>
    <w:p>
      <w:pPr>
        <w:pStyle w:val="ListParagraph"/>
        <w:numPr>
          <w:ilvl w:val="0"/>
          <w:numId w:val="23"/>
        </w:numPr>
        <w:spacing w:after="60"/>
      </w:pPr>
      <w:r>
        <w:t xml:space="preserve">Bila musyawarah tidak berhasil, para pihak dapat meminta mediasi melalui asosiasi penjualan langsung tempat Perusahaan menjadi anggota.</w:t>
      </w:r>
    </w:p>
    <w:p>
      <w:pPr>
        <w:pStyle w:val="Heading2"/>
      </w:pPr>
      <w:r>
        <w:t xml:space="preserve">Pasal 23. Penyelesaian lanjutan</w:t>
      </w:r>
    </w:p>
    <w:p>
      <w:pPr>
        <w:pStyle w:val="ListParagraph"/>
        <w:numPr>
          <w:ilvl w:val="0"/>
          <w:numId w:val="24"/>
        </w:numPr>
        <w:spacing w:after="60"/>
      </w:pPr>
      <w:r>
        <w:t xml:space="preserve">Bila mediasi tidak berhasil, perselisihan diselesaikan melalui [pilih salah satu ●: Badan Arbitrase Syariah Nasional (BASYARNAS) / Pengadilan Negeri ●].</w:t>
      </w:r>
    </w:p>
    <w:p>
      <w:pPr>
        <w:pStyle w:val="ListParagraph"/>
        <w:numPr>
          <w:ilvl w:val="0"/>
          <w:numId w:val="24"/>
        </w:numPr>
        <w:spacing w:after="60"/>
      </w:pPr>
      <w:r>
        <w:t xml:space="preserve">Pelanggan tetap berhak menempuh penyelesaian sengketa konsumen melalui Badan Penyelesaian Sengketa Konsumen (BPSK) atau pengadilan, sesuai Undang-Undang Perlindungan Konsumen.</w:t>
      </w:r>
    </w:p>
    <w:p>
      <w:pPr>
        <w:pStyle w:val="ListParagraph"/>
        <w:numPr>
          <w:ilvl w:val="0"/>
          <w:numId w:val="24"/>
        </w:numPr>
        <w:spacing w:after="60"/>
      </w:pPr>
      <w:r>
        <w:t xml:space="preserve">Kode Etik ini tunduk pada hukum Republik Indonesia.</w:t>
      </w:r>
    </w:p>
    <w:p>
      <w:pPr>
        <w:pStyle w:val="Heading1"/>
        <w:pageBreakBefore/>
      </w:pPr>
      <w:r>
        <w:t xml:space="preserve">Bab VIII. Penutup</w:t>
      </w:r>
    </w:p>
    <w:p>
      <w:pPr>
        <w:pStyle w:val="Heading2"/>
      </w:pPr>
      <w:r>
        <w:t xml:space="preserve">Pasal 24. Perubahan Kode Etik</w:t>
      </w:r>
    </w:p>
    <w:p>
      <w:pPr>
        <w:pStyle w:val="ListParagraph"/>
        <w:numPr>
          <w:ilvl w:val="0"/>
          <w:numId w:val="25"/>
        </w:numPr>
        <w:spacing w:after="60"/>
      </w:pPr>
      <w:r>
        <w:t xml:space="preserve">Perubahan Kode Etik diberitahukan kepada Mitra PLS melalui Kantor Maya dan surel paling lambat 30 hari sebelum berlaku.</w:t>
      </w:r>
    </w:p>
    <w:p>
      <w:pPr>
        <w:pStyle w:val="ListParagraph"/>
        <w:numPr>
          <w:ilvl w:val="0"/>
          <w:numId w:val="25"/>
        </w:numPr>
        <w:spacing w:after="60"/>
      </w:pPr>
      <w:r>
        <w:t xml:space="preserve">Perubahan diverifikasi asosiasi dan dilaporkan sesuai ketentuan perizinan.</w:t>
      </w:r>
    </w:p>
    <w:p>
      <w:pPr>
        <w:pStyle w:val="ListParagraph"/>
        <w:numPr>
          <w:ilvl w:val="0"/>
          <w:numId w:val="25"/>
        </w:numPr>
        <w:spacing w:after="60"/>
      </w:pPr>
      <w:r>
        <w:t xml:space="preserve">Mitra PLS yang tidak menyetujui perubahan dapat mengundurkan diri dan meminta pembelian kembali sesuai Pasal 15.</w:t>
      </w:r>
    </w:p>
    <w:p>
      <w:pPr>
        <w:pStyle w:val="ListParagraph"/>
        <w:numPr>
          <w:ilvl w:val="0"/>
          <w:numId w:val="25"/>
        </w:numPr>
        <w:spacing w:after="60"/>
      </w:pPr>
      <w:r>
        <w:t xml:space="preserve">Perubahan tidak mengurangi hak yang sudah timbul sebelum perubahan berlaku.</w:t>
      </w:r>
    </w:p>
    <w:p>
      <w:pPr>
        <w:pStyle w:val="Heading2"/>
      </w:pPr>
      <w:r>
        <w:t xml:space="preserve">Pasal 25. Berlaku</w:t>
      </w:r>
    </w:p>
    <w:p>
      <w:pPr>
        <w:spacing w:after="120"/>
      </w:pPr>
      <w:r>
        <w:t xml:space="preserve">Kode Etik ini berlaku sejak [tanggal ●] dan dibuat dalam Bahasa Indonesia.</w:t>
      </w:r>
    </w:p>
    <w:p>
      <w:pPr>
        <w:spacing w:after="120"/>
      </w:pPr>
      <w:r>
        <w:t xml:space="preserve">[Kota ●], [tanggal ●]</w:t>
      </w:r>
    </w:p>
    <w:p>
      <w:pPr>
        <w:spacing w:after="120"/>
      </w:pPr>
      <w:r>
        <w:t xml:space="preserve">PT MITRANS</w:t>
      </w:r>
    </w:p>
    <w:p>
      <w:pPr>
        <w:spacing w:after="120"/>
      </w:pPr>
      <w:r>
        <w:t xml:space="preserve">[Nama ●]</w:t>
      </w:r>
    </w:p>
    <w:p>
      <w:pPr>
        <w:spacing w:after="120"/>
      </w:pPr>
      <w:r>
        <w:t xml:space="preserve">[Jabatan ●]</w:t>
      </w:r>
    </w:p>
    <w:sectPr>
      <w:headerReference w:type="default" r:id="rId6"/>
      <w:headerReference w:type="first" r:id="rId7"/>
      <w:footerReference w:type="default" r:id="rId8"/>
      <w:footerReference w:type="first" r:id="rId9"/>
      <w:pgSz w:w="11906" w:h="16838" w:orient="portrait"/>
      <w:pgMar w:top="1300" w:right="1300" w:bottom="1300" w:left="13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rFonts w:ascii="Calibri" w:cs="Calibri" w:eastAsia="Calibri" w:hAnsi="Calibri"/>
        <w:color w:val="5F6B73"/>
        <w:sz w:val="16"/>
        <w:szCs w:val="16"/>
      </w:rPr>
      <w:t xml:space="preserve">Draf v1.</w:t>
    </w:r>
    <w:del w:id="9501" w:author="Claude (draf untuk Coach Doddy)" w:date="2026-10-27T12:00:00Z">
      <w:r>
        <w:rPr>
          <w:rFonts w:ascii="Calibri" w:cs="Calibri" w:eastAsia="Calibri" w:hAnsi="Calibri"/>
          <w:color w:val="5F6B73"/>
          <w:sz w:val="16"/>
          <w:szCs w:val="16"/>
        </w:rPr>
        <w:delText xml:space="preserve">2</w:delText>
      </w:r>
    </w:del>
    <w:ins w:id="9502" w:author="Claude (draf untuk Coach Doddy)" w:date="2026-10-27T12:00:00Z">
      <w:r>
        <w:rPr>
          <w:rFonts w:ascii="Calibri" w:cs="Calibri" w:eastAsia="Calibri" w:hAnsi="Calibri"/>
          <w:color w:val="5F6B73"/>
          <w:sz w:val="16"/>
          <w:szCs w:val="16"/>
        </w:rPr>
        <w:t xml:space="preserve">3</w:t>
      </w:r>
    </w:ins>
    <w:r>
      <w:rPr>
        <w:rFonts w:ascii="Calibri" w:cs="Calibri" w:eastAsia="Calibri" w:hAnsi="Calibri"/>
        <w:color w:val="5F6B73"/>
        <w:sz w:val="16"/>
        <w:szCs w:val="16"/>
      </w:rPr>
      <w:t xml:space="preserve"> · 27 Oktober 2026</w:t>
    </w:r>
    <w:r>
      <w:rPr>
        <w:color w:val="5F6B73"/>
        <w:sz w:val="16"/>
        <w:szCs w:val="16"/>
      </w:rPr>
      <w:t xml:space="preserve">	Halaman </w:t>
    </w:r>
    <w:r>
      <w:rPr>
        <w:color w:val="5F6B73"/>
        <w:sz w:val="16"/>
        <w:szCs w:val="16"/>
      </w:rPr>
      <w:fldChar w:fldCharType="begin"/>
      <w:instrText xml:space="preserve">PAGE</w:instrText>
      <w:fldChar w:fldCharType="separate"/>
      <w:fldChar w:fldCharType="end"/>
    </w:r>
    <w:r>
      <w:rPr>
        <w:color w:val="5F6B73"/>
        <w:sz w:val="16"/>
        <w:szCs w:val="16"/>
      </w:rPr>
      <w:t xml:space="preserve"> dari </w:t>
    </w:r>
    <w:r>
      <w:rPr>
        <w:color w:val="5F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B73"/>
        <w:sz w:val="16"/>
        <w:szCs w:val="16"/>
      </w:rPr>
      <w:t xml:space="preserve">PT MITRANS · Kode Etik Mitra PLS Mitrans-Astra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5F"/>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D6B"/>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F4E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Kode Etik Mitra PLS Mitrans-Astra</dc:title>
  <dc:creator>PT MITRANS</dc:creator>
  <dc:description>Pedoman perilaku, hak, kewajiban, dan perlindungan bagi Mitra PLS dan Pelanggan</dc:description>
  <cp:lastModifiedBy>Un-named</cp:lastModifiedBy>
  <cp:revision>1</cp:revision>
  <dcterms:created xsi:type="dcterms:W3CDTF">2026-10-27T09:09:35.119Z</dcterms:created>
  <dcterms:modified xsi:type="dcterms:W3CDTF">2026-10-27T09:09:35.119Z</dcterms:modified>
</cp:coreProperties>
</file>

<file path=docProps/custom.xml><?xml version="1.0" encoding="utf-8"?>
<Properties xmlns="http://schemas.openxmlformats.org/officeDocument/2006/custom-properties" xmlns:vt="http://schemas.openxmlformats.org/officeDocument/2006/docPropsVTypes"/>
</file>