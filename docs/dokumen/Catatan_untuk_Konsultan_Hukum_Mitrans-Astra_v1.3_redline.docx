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 · INTERNAL</w:t>
      </w:r>
    </w:p>
    <w:p>
      <w:pPr>
        <w:pStyle w:val="Normal"/>
        <w:pBdr>
          <w:bottom w:val="single" w:sz="12" w:space="8" w:color="2E7D6B"/>
        </w:pBdr>
        <w:spacing w:before="0" w:after="200"/>
        <w:rPr/>
      </w:pPr>
      <w:r>
        <w:rPr>
          <w:rFonts w:eastAsia="Calibri" w:cs="Calibri"/>
          <w:b/>
          <w:bCs/>
          <w:color w:val="1F4E5F"/>
          <w:sz w:val="52"/>
          <w:szCs w:val="52"/>
        </w:rPr>
        <w:t>Catatan untuk Konsultan Hukum</w:t>
      </w:r>
    </w:p>
    <w:p>
      <w:pPr>
        <w:pStyle w:val="Normal"/>
        <w:spacing w:before="0" w:after="600"/>
        <w:rPr/>
      </w:pPr>
      <w:r>
        <w:rPr>
          <w:rFonts w:eastAsia="Calibri" w:cs="Calibri"/>
          <w:color w:val="2E7D6B"/>
          <w:sz w:val="28"/>
          <w:szCs w:val="28"/>
        </w:rPr>
        <w:t>Pendamping draf Rencana Pemasaran, Kode Etik, serta Syarat dan Ketentuan Mitrans-Astra</w:t>
      </w:r>
    </w:p>
    <w:p>
      <w:pPr>
        <w:pStyle w:val="Normal"/>
        <w:spacing w:before="0" w:after="80"/>
        <w:rPr/>
      </w:pPr>
      <w:r>
        <w:rPr>
          <w:color w:val="5F6B73"/>
          <w:sz w:val="22"/>
          <w:szCs w:val="22"/>
        </w:rPr>
        <w:t>Untuk Coach Doddy dan konsultan hukum</w:t>
      </w:r>
    </w:p>
    <w:p>
      <w:pPr>
        <w:pStyle w:val="Normal"/>
        <w:spacing w:before="0" w:after="80"/>
        <w:rPr/>
      </w:pPr>
      <w:r>
        <w:rPr>
          <w:color w:val="5F6B73"/>
          <w:sz w:val="22"/>
          <w:szCs w:val="22"/>
        </w:rPr>
        <w:t xml:space="preserve">Versi </w:t>
      </w:r>
      <w:del w:id="9001" w:author="Claude (draf untuk Coach Doddy)" w:date="2026-10-27T12:00:00Z">
        <w:r>
          <w:rPr>
            <w:color w:val="5F6B73"/>
            <w:sz w:val="22"/>
            <w:szCs w:val="22"/>
          </w:rPr>
          <w:delText xml:space="preserve">1.2</w:delText>
        </w:r>
      </w:del>
      <w:ins w:id="9002" w:author="Claude (draf untuk Coach Doddy)" w:date="2026-10-27T12:00:00Z">
        <w:r>
          <w:rPr>
            <w:color w:val="5F6B73"/>
            <w:sz w:val="22"/>
            <w:szCs w:val="22"/>
          </w:rPr>
          <w:t xml:space="preserve">1.3</w:t>
        </w:r>
      </w:ins>
      <w:r>
        <w:rPr>
          <w:color w:val="5F6B73"/>
          <w:sz w:val="22"/>
          <w:szCs w:val="22"/>
        </w:rPr>
        <w:t xml:space="preserve"> · 27 Oktober 2026</w:t>
      </w:r>
    </w:p>
    <w:p>
      <w:pPr>
        <w:pStyle w:val="Normal"/>
        <w:spacing w:before="1600" w:after="80"/>
        <w:rPr/>
      </w:pPr>
      <w:r>
        <w:rPr>
          <w:rFonts w:eastAsia="Calibri" w:cs="Calibri"/>
          <w:b/>
          <w:bCs/>
          <w:color w:val="A0522D"/>
          <w:sz w:val="20"/>
          <w:szCs w:val="20"/>
        </w:rPr>
        <w:t>INTERNAL: tidak untuk diajukan ke instansi atau ditayangkan di situs</w:t>
      </w:r>
    </w:p>
    <w:p>
      <w:pPr>
        <w:pStyle w:val="Normal"/>
        <w:rPr/>
      </w:pPr>
      <w:r>
        <w:rPr/>
      </w:r>
      <w:r>
        <w:br w:type="page"/>
      </w:r>
    </w:p>
    <w:p>
      <w:pPr>
        <w:pStyle w:val="Heading1"/>
        <w:spacing w:before="0" w:after="200"/>
        <w:rPr/>
      </w:pPr>
      <w:r>
        <w:rPr/>
        <w:t>Ringkasan</w:t>
      </w:r>
    </w:p>
    <w:p>
      <w:pPr>
        <w:pStyle w:val="Normal"/>
        <w:spacing w:before="0" w:after="120"/>
        <w:rPr/>
      </w:pPr>
      <w:r>
        <w:rPr/>
        <w:t>Memo internal ini menyertai tiga dokumen draf:</w:t>
      </w:r>
    </w:p>
    <w:p>
      <w:pPr>
        <w:pStyle w:val="ListParagraph"/>
        <w:numPr>
          <w:ilvl w:val="0"/>
          <w:numId w:val="5"/>
        </w:numPr>
        <w:spacing w:before="0" w:after="60"/>
        <w:rPr/>
      </w:pPr>
      <w:r>
        <w:rPr/>
        <w:t xml:space="preserve">Rencana Pemasaran Mitrans-Astra </w:t>
      </w:r>
      <w:del w:id="9003" w:author="Claude (draf untuk Coach Doddy)" w:date="2026-10-27T12:00:00Z">
        <w:r>
          <w:rPr/>
          <w:delText xml:space="preserve">v1.3</w:delText>
        </w:r>
      </w:del>
      <w:ins w:id="9004" w:author="Claude (draf untuk Coach Doddy)" w:date="2026-10-27T12:00:00Z">
        <w:r>
          <w:rPr/>
          <w:t xml:space="preserve">v1.4</w:t>
        </w:r>
      </w:ins>
      <w:r>
        <w:rPr/>
        <w:t xml:space="preserve">;</w:t>
      </w:r>
    </w:p>
    <w:p>
      <w:pPr>
        <w:pStyle w:val="ListParagraph"/>
        <w:numPr>
          <w:ilvl w:val="0"/>
          <w:numId w:val="1"/>
        </w:numPr>
        <w:spacing w:before="0" w:after="60"/>
        <w:rPr/>
      </w:pPr>
      <w:r>
        <w:rPr/>
        <w:t xml:space="preserve">Kode Etik Mitra PLS Mitrans-Astra </w:t>
      </w:r>
      <w:del w:id="9005" w:author="Claude (draf untuk Coach Doddy)" w:date="2026-10-27T12:00:00Z">
        <w:r>
          <w:rPr/>
          <w:delText xml:space="preserve">v1.3</w:delText>
        </w:r>
      </w:del>
      <w:ins w:id="9006" w:author="Claude (draf untuk Coach Doddy)" w:date="2026-10-27T12:00:00Z">
        <w:r>
          <w:rPr/>
          <w:t xml:space="preserve">v1.4</w:t>
        </w:r>
      </w:ins>
      <w:r>
        <w:rPr/>
        <w:t xml:space="preserve">;</w:t>
      </w:r>
    </w:p>
    <w:p>
      <w:pPr>
        <w:pStyle w:val="ListParagraph"/>
        <w:numPr>
          <w:ilvl w:val="0"/>
          <w:numId w:val="1"/>
        </w:numPr>
        <w:spacing w:before="0" w:after="60"/>
        <w:rPr/>
      </w:pPr>
      <w:r>
        <w:rPr/>
        <w:t xml:space="preserve">Syarat dan Ketentuan mitrans.id </w:t>
      </w:r>
      <w:del w:id="9007" w:author="Claude (draf untuk Coach Doddy)" w:date="2026-10-27T12:00:00Z">
        <w:r>
          <w:rPr/>
          <w:delText xml:space="preserve">v1.3</w:delText>
        </w:r>
      </w:del>
      <w:ins w:id="9008" w:author="Claude (draf untuk Coach Doddy)" w:date="2026-10-27T12:00:00Z">
        <w:r>
          <w:rPr/>
          <w:t xml:space="preserve">v1.4</w:t>
        </w:r>
      </w:ins>
      <w:r>
        <w:rPr/>
        <w:t xml:space="preserve">.</w:t>
      </w:r>
    </w:p>
    <w:p>
      <w:pPr>
        <w:pStyle w:val="Normal"/>
        <w:spacing w:before="0" w:after="120"/>
        <w:rPr/>
      </w:pPr>
      <w:r>
        <w:rPr/>
        <w:t>Isinya dibagi lima:</w:t>
      </w:r>
    </w:p>
    <w:p>
      <w:pPr>
        <w:pStyle w:val="ListParagraph"/>
        <w:numPr>
          <w:ilvl w:val="0"/>
          <w:numId w:val="1"/>
        </w:numPr>
        <w:spacing w:before="0" w:after="60"/>
        <w:rPr/>
      </w:pPr>
      <w:r>
        <w:rPr/>
        <w:t xml:space="preserve">Bagian 1: hal yang </w:t>
      </w:r>
      <w:r>
        <w:rPr>
          <w:b/>
          <w:bCs/>
        </w:rPr>
        <w:t>berpotensi bertentangan dengan peraturan</w:t>
      </w:r>
      <w:r>
        <w:rPr/>
        <w:t xml:space="preserve"> dan harus diputuskan bersama konsultan hukum sebelum pengajuan izin;</w:t>
      </w:r>
    </w:p>
    <w:p>
      <w:pPr>
        <w:pStyle w:val="ListParagraph"/>
        <w:numPr>
          <w:ilvl w:val="0"/>
          <w:numId w:val="1"/>
        </w:numPr>
        <w:spacing w:before="0" w:after="60"/>
        <w:rPr/>
      </w:pPr>
      <w:r>
        <w:rPr/>
        <w:t xml:space="preserve">Bagian 2: ketentuan </w:t>
      </w:r>
      <w:r>
        <w:rPr>
          <w:b/>
          <w:bCs/>
        </w:rPr>
        <w:t>baru</w:t>
      </w:r>
      <w:r>
        <w:rPr/>
        <w:t xml:space="preserve"> yang ditambahkan agar dokumen memenuhi isi wajib Permendag 70/2019, dan perlu dikonfirmasi Coach;</w:t>
      </w:r>
    </w:p>
    <w:p>
      <w:pPr>
        <w:pStyle w:val="ListParagraph"/>
        <w:numPr>
          <w:ilvl w:val="0"/>
          <w:numId w:val="1"/>
        </w:numPr>
        <w:spacing w:before="0" w:after="60"/>
        <w:rPr/>
      </w:pPr>
      <w:r>
        <w:rPr/>
        <w:t>Bagian 2A: perubahan v1.1 yang sudah diputuskan Coach pada 27 Oktober 2026;</w:t>
      </w:r>
    </w:p>
    <w:p>
      <w:pPr>
        <w:pStyle w:val="ListParagraph"/>
        <w:numPr>
          <w:ilvl w:val="0"/>
          <w:numId w:val="1"/>
        </w:numPr>
        <w:spacing w:before="0" w:after="60"/>
        <w:rPr/>
      </w:pPr>
      <w:r>
        <w:rPr/>
        <w:t xml:space="preserve">Bagian 2B: keputusan aturan sistem </w:t>
      </w:r>
      <w:del w:id="9009" w:author="Claude (draf untuk Coach Doddy)" w:date="2026-10-27T12:00:00Z">
        <w:r>
          <w:rPr/>
          <w:delText xml:space="preserve">v1.3 (A1–A13)</w:delText>
        </w:r>
      </w:del>
      <w:ins w:id="9010" w:author="Claude (draf untuk Coach Doddy)" w:date="2026-10-27T12:00:00Z">
        <w:r>
          <w:rPr/>
          <w:t xml:space="preserve">v1.3–v1.4 (A1–A18)</w:t>
        </w:r>
      </w:ins>
      <w:r>
        <w:rPr/>
        <w:t xml:space="preserve"> yang sudah diputuskan Coach pada 27 Oktober 2026, beserta butir yang perlu dinilai konsultan hukum;</w:t>
      </w:r>
    </w:p>
    <w:p>
      <w:pPr>
        <w:pStyle w:val="ListParagraph"/>
        <w:numPr>
          <w:ilvl w:val="0"/>
          <w:numId w:val="1"/>
        </w:numPr>
        <w:spacing w:before="0" w:after="60"/>
        <w:rPr/>
      </w:pPr>
      <w:r>
        <w:rPr/>
        <w:t>Bagian 3: data yang perlu dilengkapi (ditandai [●] di dokumen).</w:t>
      </w:r>
    </w:p>
    <w:p>
      <w:pPr>
        <w:pStyle w:val="Normal"/>
        <w:spacing w:before="0" w:after="120"/>
        <w:rPr/>
      </w:pPr>
      <w:r>
        <w:rPr/>
        <w:t>Memo ini tidak untuk diajukan ke instansi atau ditayangkan di situs. Saya bukan konsultan hukum. Memo ini adalah daftar periksa, bukan pendapat hukum.</w:t>
      </w:r>
    </w:p>
    <w:p>
      <w:pPr>
        <w:pStyle w:val="Normal"/>
        <w:spacing w:before="0" w:after="120"/>
        <w:rPr>
          <w:ins w:id="9011" w:author="Claude (draf untuk Coach Doddy)" w:date="2026-10-27T12:00:00Z"/>
        </w:rPr>
      </w:pPr>
      <w:ins w:id="9012" w:author="Claude (draf untuk Coach Doddy)" w:date="2026-10-27T12:00:00Z">
        <w:r>
          <w:rPr>
            <w:b/>
            <w:bCs/>
          </w:rPr>
          <w:t xml:space="preserve">Perubahan versi 1.3 memo</w:t>
        </w:r>
      </w:ins>
      <w:ins w:id="9013" w:author="Claude (draf untuk Coach Doddy)" w:date="2026-10-27T12:00:00Z">
        <w:r>
          <w:t xml:space="preserve"> (27 Oktober 2026): menyertai dokumen v1.4 (Lisensi tanpa batas waktu, Langganan setiap 30 hari sejak aktivasi, rekening dana layanan dihapus, pembayaran Langganan dari bonus, penyelesaian piutang penarikan). Butir 17–19 Bagian 1 dan A14–A18 Bagian 2B baru; butir 4 dan 15 Bagian 1 diperbarui.</w:t>
        </w:r>
      </w:ins>
    </w:p>
    <w:p>
      <w:pPr>
        <w:pStyle w:val="Normal"/>
        <w:spacing w:before="0" w:after="120"/>
        <w:rPr>
          <w:ins w:id="20001" w:author="Claude (draf untuk Coach Doddy)" w:date="2026-10-28T12:00:00Z"/>
        </w:rPr>
      </w:pPr>
      <w:ins w:id="20002" w:author="Claude (draf untuk Coach Doddy)" w:date="2026-10-28T12:00:00Z">
        <w:r>
          <w:rPr>
            <w:b/>
            <w:bCs/>
          </w:rPr>
          <w:t xml:space="preserve">Tambahan 28 Oktober 2026</w:t>
        </w:r>
      </w:ins>
      <w:ins w:id="20003" w:author="Claude (draf untuk Coach Doddy)" w:date="2026-10-28T12:00:00Z">
        <w:r>
          <w:t xml:space="preserve">: atlastrade.io menjadi domain resmi ketiga untuk pembelian, pembayaran, pembatalan, dan pengembalian dana, dikelola PT yang sama dan memakai satu akun. Butir 20 Bagian 1 dan A20 Bagian 2B baru.</w:t>
        </w:r>
      </w:ins>
    </w:p>
    <w:p>
      <w:pPr>
        <w:pStyle w:val="Heading2"/>
        <w:rPr/>
      </w:pPr>
      <w:r>
        <w:rPr/>
        <w:t>1. Hal yang berpotensi bertentangan dengan peraturan</w:t>
      </w:r>
    </w:p>
    <w:tbl>
      <w:tblPr>
        <w:tblW w:w="9306" w:type="dxa"/>
        <w:jc w:val="left"/>
        <w:tblInd w:w="0" w:type="dxa"/>
        <w:tblLayout w:type="fixed"/>
        <w:tblCellMar>
          <w:top w:w="60" w:type="dxa"/>
          <w:left w:w="90" w:type="dxa"/>
          <w:bottom w:w="60" w:type="dxa"/>
          <w:right w:w="90" w:type="dxa"/>
        </w:tblCellMar>
      </w:tblPr>
      <w:tblGrid>
        <w:gridCol w:w="558"/>
        <w:gridCol w:w="1395"/>
        <w:gridCol w:w="2046"/>
        <w:gridCol w:w="2420"/>
        <w:gridCol w:w="2887"/>
      </w:tblGrid>
      <w:tr>
        <w:trPr>
          <w:tblHeader w:val="true"/>
          <w:cantSplit w:val="true"/>
        </w:trPr>
        <w:tc>
          <w:tcPr>
            <w:tcW w:w="55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139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Hal</w:t>
            </w:r>
          </w:p>
        </w:tc>
        <w:tc>
          <w:tcPr>
            <w:tcW w:w="204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Dasar</w:t>
            </w:r>
          </w:p>
        </w:tc>
        <w:tc>
          <w:tcPr>
            <w:tcW w:w="242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Keadaan di dokumen</w:t>
            </w:r>
          </w:p>
        </w:tc>
        <w:tc>
          <w:tcPr>
            <w:tcW w:w="288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Saran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Plafon komisi dan bonus</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17: paling banyak 40% dari omzet Perusahaan</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A 50% omzet bersih Lisensi; Plan B 40% omzet bersih Langganan, sesuai keputusan Coach</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Bila 40% berlaku, ubah plafon Plan A ke 40%. Nominal bonus tidak perlu diubah: dalam uji 5 tahun, Plan A dibayar 31,1–31,8%. Hanya jaringan yang hampir ideal (47%) yang akan dipotong prorata Catatan v1.2: uji ulang dengan engine perhitungan menghasilkan Plan A 25,0–29,2%. Dengan plafon 40%, faktor plafon bonus tim tetap tidak pernah dipakai (lihat butir 15 dan Rencana Pemasaran 12.3).</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Larangan jasa</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m dan Pasal 29; PP 3/2026 Pasal 54</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Produk dirumuskan sebagai lisensi perangkat lunak (barang tidak berwujud)</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Minta pendapat hukum tertulis apakah lisensi dan langganan platform ini barang atau jasa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Barang yang tidak dapat dipindahtangankan</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PP 3/2026 Pasal 54</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dapat dialihkan lewat aplikasi (Syarat dan Ketentuan Pasal 9)</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fitur pengalihan cukup</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Larangan mewajibkan pembelian saat pendaftaran atau untuk peringkat</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f dan g</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Pendaftaran gratis tanpa kewajiban membeli. Posisi jaringan diberikan saat Mitra mengaktifkan Lisensi pertamanya. Mulai bulan ke-4, bonus pemegang Lisensi cair bila Langganannya aktif Versi 1.3: Bonus Sponsor dan Bonus Layanan Berkah selalu dibayar tanpa syarat Langganan (keputusan A4). Syarat Langganan mulai bulan ke-4 tinggal untuk Bonus Level, Pasangan, dan Pembinaan.</w:t>
            </w:r>
            <w:ins w:id="9014" w:author="Claude (draf untuk Coach Doddy)" w:date="2026-10-27T12:00:00Z">
              <w:r>
                <w:rPr>
                  <w:sz w:val="19"/>
                  <w:szCs w:val="19"/>
                </w:rPr>
                <w:t xml:space="preserve"> Versi 1.4: Lisensi tanpa batas waktu, dan syarat Langganan untuk bonus tim berlaku sesudah 30 hari pertama sejak aktivasi (sebelumnya mulai bulan ke-4), dinilai dari akses yang aktif pada akhir bulan.</w:t>
              </w:r>
            </w:ins>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Tanyakan apakah dua ketentuan ini dapat dinilai sebagai kewajiban membeli. Bila ya, saran saya: Bonus Sponsor dan Layanan Berkah selalu dibayar kepada penjual tanpa syarat Langganan, dan syarat Langganan hanya untuk bonus jaringan Saran ini sudah diterapkan di v1.3. Mohon konsultan menilai apakah syarat Langganan untuk bonus jaringan saja masih dapat dinilai sebagai kewajiban membeli.</w:t>
            </w:r>
            <w:ins w:id="9015" w:author="Claude (draf untuk Coach Doddy)" w:date="2026-10-27T12:00:00Z">
              <w:r>
                <w:rPr>
                  <w:sz w:val="19"/>
                  <w:szCs w:val="19"/>
                </w:rPr>
                <w:t xml:space="preserve"> Catatan v1.4: syarat ini kini berlaku jauh lebih awal, sehingga mohon dinilai ulang (lihat butir 18).</w:t>
              </w:r>
            </w:ins>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Akun struktural Mitrans 001–003</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i (perusahaan tidak boleh menjual langsung tanpa jaringan)</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Akun dipegang Perusahaan, tidak aktif, dan bagiannya tidak dibayarkan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Tanyakan bentuk yang sah untuk penjualan Lisensi kepada empat pemimpin pertama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Izin edar atau standar mutu</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13 huruf m dan Pasal 8 ayat (1)</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Diisi dengan Tanda Daftar PSE, pendaftaran merek, dan pencatatan hak cipta</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dokumen yang diterima sebagai pengganti izin edar untuk perangkat lunak</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7</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Hak distribusi eksklusif</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5 huruf a; PP 3/2026 Pasal 44–45A</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Dasar diisi [●]</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Siapkan bukti kepemilikan merek dan hak cipta, atau perjanjian distribusi eksklusif</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8</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Merek "Mitrans-Astra"</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"Astra" merek terkenal milik PT Astra International Tbk</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Dipakai di semua dokumen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Cek PDKI sebelum pengajuan. Bila berisiko, ganti nama sebelum dokumen diverifikasi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9</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Produk investasi</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PP 3/2026 Pasal 54; OJK Peraturan V.C.1</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Ditegaskan sebagai alat analisis dan edukasi, tanpa sinyal beli/jual</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batas fitur yang aman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Verifikasi asosiasi</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8 ayat (3) dan Pasal 9 ayat (4)</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Belum</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dan Kode Etik perlu diverifikasi asosiasi penjualan langsung sebelum pengajuan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11</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Pelaporan tahunan</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22</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Dicantumkan sebagai kewajiban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Tetapkan penanggung jawab dan tanggal pelaporan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12</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E-book Ylive Academy di dalam funnel</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l; UU 27/2022</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membagikan tautan e-book Ylive Academy tanpa komisi. Data pembeli e-book diteruskan ke PT MITRANS dengan izin</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kegiatan ini tidak dinilai sebagai penjualan barang di luar Program Pemasaran, dan bentuk perjanjian berbagi data yang memadai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13</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Workshop pelatihan gratis</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m; PP 3/2026 Pasal 54</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Workshop 2 hari setiap bulan bagi pemegang Lisensi, tanpa biaya, dan disebut dalam penawaran di webinar</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Konfirmasi bahwa menyebut workshop dalam penawaran tidak membuat Lisensi dinilai mengandung jasa</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14</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Batas 60 hari konversi Lisensi</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21 huruf f dan g</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Pelanggan yang menjadi Mitra dalam 60 hari mendapat posisi jaringan dari Lisensinya. Sesudah itu, posisi hanya dari Lisensi berikutnya</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Tanyakan apakah batas ini dapat dinilai mewajibkan pembelian bagi yang mendaftar sesudah 60 hari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15</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Hasil uji internal (Rencana Pemasaran Bab 12.3)</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Permendag 70/2019 Pasal 8 ayat (1): simulasi perhitungan komisi dan bonus</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 v1.3, tabel Bab 12.3 sudah diganti dengan hasil uji ulang engine yang menjalankan aturan v1.3: Plan A 25,0–29,2% dan Plan B 13,1–35,2% (hasil lama: Plan A 26,5–46,9%, Plan B 26,6–36,7%). Asumsi pengujian ditulis lengkap. Selisih terbesar karena banyak Mitra PLS tidak aktif setiap bulan, sehingga bonus timnya ditahan lalu masuk Pool Aktif</w:t>
            </w:r>
            <w:ins w:id="9016" w:author="Claude (draf untuk Coach Doddy)" w:date="2026-10-27T12:00:00Z">
              <w:r>
                <w:rPr>
                  <w:sz w:val="19"/>
                  <w:szCs w:val="19"/>
                </w:rPr>
                <w:t xml:space="preserve"> Di v1.4 (Lisensi tanpa batas waktu, Langganan setiap 30 hari sejak aktivasi), uji diulang: Plan A 25,0–29,1% dan Plan B 13,1–35,7%. Pada skenario 5 tahun, omzet bersih Langganan naik 8,9–9,1% dibanding v1.3 bila retensi Langganan tetap 80%, tetapi turun sekitar 18% bila retensi turun ke 60%.</w:t>
              </w:r>
            </w:ins>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Mohon konsultan dan asosiasi menilai apakah asumsi pengujian sudah memadai. Hasil ini sudah memakai syarat aktif 1 penjualan per bulan (A13). Angka di tabel tidak boleh terbaca sebagai proyeksi penghasilan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16</w:t>
            </w:r>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Rumus batas atas biaya Langganan</w:t>
            </w:r>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12.2</w:t>
            </w:r>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Tertulis 38% (20% + 5 × 3% + 3%). Komisi Langganan Rp70.000 adalah 20% dari PV (Rp350.000), sedangkan omzet bersih Rp359.459, sehingga batas sebenarnya 37,47%</w:t>
            </w:r>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Selaraskan teks rumus. Dampaknya kecil, tetapi angka dalam dokumen izin sebaiknya tepat</w:t>
            </w:r>
          </w:p>
        </w:tc>
      </w:tr>
      <w:tr>
        <w:trPr>
          <w:cantSplit w:val="true"/>
          <w:ins w:id="9811" w:author="Claude (draf untuk Coach Doddy)" w:date="2026-10-27T12:00:00Z"/>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01" w:author="Claude (draf untuk Coach Doddy)" w:date="2026-10-27T12:00:00Z"/>
              </w:rPr>
            </w:pPr>
            <w:ins w:id="9802" w:author="Claude (draf untuk Coach Doddy)" w:date="2026-10-27T12:00:00Z">
              <w:r>
                <w:rPr>
                  <w:sz w:val="19"/>
                  <w:szCs w:val="19"/>
                </w:rPr>
                <w:t xml:space="preserve">17</w:t>
              </w:r>
            </w:ins>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03" w:author="Claude (draf untuk Coach Doddy)" w:date="2026-10-27T12:00:00Z"/>
              </w:rPr>
            </w:pPr>
            <w:ins w:id="9804" w:author="Claude (draf untuk Coach Doddy)" w:date="2026-10-27T12:00:00Z">
              <w:r>
                <w:rPr>
                  <w:b/>
                  <w:bCs/>
                  <w:sz w:val="19"/>
                  <w:szCs w:val="19"/>
                </w:rPr>
                <w:t xml:space="preserve">Istilah "Lisensi tanpa batas waktu (lifetime)"</w:t>
              </w:r>
            </w:ins>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05" w:author="Claude (draf untuk Coach Doddy)" w:date="2026-10-27T12:00:00Z"/>
              </w:rPr>
            </w:pPr>
            <w:ins w:id="9806" w:author="Claude (draf untuk Coach Doddy)" w:date="2026-10-27T12:00:00Z">
              <w:r>
                <w:rPr>
                  <w:sz w:val="19"/>
                  <w:szCs w:val="19"/>
                </w:rPr>
                <w:t xml:space="preserve">UU 8/1999 Pasal 7 huruf b, Pasal 9, dan Pasal 10: informasi yang benar, jelas, dan jujur; larangan menawarkan secara menyesatkan</w:t>
              </w:r>
            </w:ins>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07" w:author="Claude (draf untuk Coach Doddy)" w:date="2026-10-27T12:00:00Z"/>
              </w:rPr>
            </w:pPr>
            <w:ins w:id="9808" w:author="Claude (draf untuk Coach Doddy)" w:date="2026-10-27T12:00:00Z">
              <w:r>
                <w:rPr>
                  <w:sz w:val="19"/>
                  <w:szCs w:val="19"/>
                </w:rPr>
                <w:t xml:space="preserve">v1.4: Lisensi Rp7.500.000 tidak kedaluwarsa dan tidak perlu dibeli ulang, tetapi akses aplikasi sesudah 30 hari pertama hanya berlanjut dengan Langganan Rp399.000 per 30 hari. Kode Etik Pasal 17 melarang menyebutnya akses gratis seumur hidup</w:t>
              </w:r>
            </w:ins>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09" w:author="Claude (draf untuk Coach Doddy)" w:date="2026-10-27T12:00:00Z"/>
              </w:rPr>
            </w:pPr>
            <w:ins w:id="9810" w:author="Claude (draf untuk Coach Doddy)" w:date="2026-10-27T12:00:00Z">
              <w:r>
                <w:rPr>
                  <w:sz w:val="19"/>
                  <w:szCs w:val="19"/>
                </w:rPr>
                <w:t xml:space="preserve">Konfirmasi bahwa istilah "lifetime" tidak menyesatkan bila akses bergantung pada Langganan, dan rumusan yang aman untuk halaman penawaran dan webinar. Pertimbangkan hak yang tetap dimiliki pemegang Lisensi saat Langganan berhenti</w:t>
              </w:r>
            </w:ins>
          </w:p>
        </w:tc>
      </w:tr>
      <w:tr>
        <w:trPr>
          <w:cantSplit w:val="true"/>
          <w:ins w:id="9822" w:author="Claude (draf untuk Coach Doddy)" w:date="2026-10-27T12:00:00Z"/>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12" w:author="Claude (draf untuk Coach Doddy)" w:date="2026-10-27T12:00:00Z"/>
              </w:rPr>
            </w:pPr>
            <w:ins w:id="9813" w:author="Claude (draf untuk Coach Doddy)" w:date="2026-10-27T12:00:00Z">
              <w:r>
                <w:rPr>
                  <w:sz w:val="19"/>
                  <w:szCs w:val="19"/>
                </w:rPr>
                <w:t xml:space="preserve">18</w:t>
              </w:r>
            </w:ins>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14" w:author="Claude (draf untuk Coach Doddy)" w:date="2026-10-27T12:00:00Z"/>
              </w:rPr>
            </w:pPr>
            <w:ins w:id="9815" w:author="Claude (draf untuk Coach Doddy)" w:date="2026-10-27T12:00:00Z">
              <w:r>
                <w:rPr>
                  <w:b/>
                  <w:bCs/>
                  <w:sz w:val="19"/>
                  <w:szCs w:val="19"/>
                </w:rPr>
                <w:t xml:space="preserve">Syarat Langganan sesudah 30 hari pertama</w:t>
              </w:r>
            </w:ins>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16" w:author="Claude (draf untuk Coach Doddy)" w:date="2026-10-27T12:00:00Z"/>
              </w:rPr>
            </w:pPr>
            <w:ins w:id="9817" w:author="Claude (draf untuk Coach Doddy)" w:date="2026-10-27T12:00:00Z">
              <w:r>
                <w:rPr>
                  <w:sz w:val="19"/>
                  <w:szCs w:val="19"/>
                </w:rPr>
                <w:t xml:space="preserve">Permendag 70/2019 Pasal 21 huruf f dan g</w:t>
              </w:r>
            </w:ins>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18" w:author="Claude (draf untuk Coach Doddy)" w:date="2026-10-27T12:00:00Z"/>
              </w:rPr>
            </w:pPr>
            <w:ins w:id="9819" w:author="Claude (draf untuk Coach Doddy)" w:date="2026-10-27T12:00:00Z">
              <w:r>
                <w:rPr>
                  <w:sz w:val="19"/>
                  <w:szCs w:val="19"/>
                </w:rPr>
                <w:t xml:space="preserve">Bonus Level, Pasangan, dan Pembinaan dibayar hanya bila akses pemegang Lisensi aktif pada akhir bulan; sesudah 30 hari pertama, akses hanya dari Langganan (sebelumnya syarat ini baru berlaku mulai bulan ke-4)</w:t>
              </w:r>
            </w:ins>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20" w:author="Claude (draf untuk Coach Doddy)" w:date="2026-10-27T12:00:00Z"/>
              </w:rPr>
            </w:pPr>
            <w:ins w:id="9821" w:author="Claude (draf untuk Coach Doddy)" w:date="2026-10-27T12:00:00Z">
              <w:r>
                <w:rPr>
                  <w:sz w:val="19"/>
                  <w:szCs w:val="19"/>
                </w:rPr>
                <w:t xml:space="preserve">Nilai ulang butir 4: apakah syarat Langganan untuk bonus jaringan yang kini berlaku sejak hari ke-31 dapat dinilai sebagai kewajiban membeli</w:t>
              </w:r>
            </w:ins>
          </w:p>
        </w:tc>
      </w:tr>
      <w:tr>
        <w:trPr>
          <w:cantSplit w:val="true"/>
          <w:ins w:id="9858" w:author="Claude (draf untuk Coach Doddy)" w:date="2026-10-27T12:00:00Z"/>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48" w:author="Claude (draf untuk Coach Doddy)" w:date="2026-10-27T12:00:00Z"/>
              </w:rPr>
            </w:pPr>
            <w:ins w:id="9849" w:author="Claude (draf untuk Coach Doddy)" w:date="2026-10-27T12:00:00Z">
              <w:r>
                <w:rPr>
                  <w:sz w:val="19"/>
                  <w:szCs w:val="19"/>
                </w:rPr>
                <w:t xml:space="preserve">19</w:t>
              </w:r>
            </w:ins>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50" w:author="Claude (draf untuk Coach Doddy)" w:date="2026-10-27T12:00:00Z"/>
              </w:rPr>
            </w:pPr>
            <w:ins w:id="9851" w:author="Claude (draf untuk Coach Doddy)" w:date="2026-10-27T12:00:00Z">
              <w:r>
                <w:rPr>
                  <w:b/>
                  <w:bCs/>
                  <w:sz w:val="19"/>
                  <w:szCs w:val="19"/>
                </w:rPr>
                <w:t xml:space="preserve">Pembayaran Langganan dari bonus (potong bonus)</w:t>
              </w:r>
            </w:ins>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52" w:author="Claude (draf untuk Coach Doddy)" w:date="2026-10-27T12:00:00Z"/>
              </w:rPr>
            </w:pPr>
            <w:ins w:id="9853" w:author="Claude (draf untuk Coach Doddy)" w:date="2026-10-27T12:00:00Z">
              <w:r>
                <w:rPr>
                  <w:sz w:val="19"/>
                  <w:szCs w:val="19"/>
                </w:rPr>
                <w:t xml:space="preserve">Permendag 70/2019 Pasal 21 huruf f dan g; KUHPerdata Pasal 1425 dan seterusnya (perjumpaan utang); ketentuan PPh atas komisi</w:t>
              </w:r>
            </w:ins>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54" w:author="Claude (draf untuk Coach Doddy)" w:date="2026-10-27T12:00:00Z"/>
              </w:rPr>
            </w:pPr>
            <w:ins w:id="9855" w:author="Claude (draf untuk Coach Doddy)" w:date="2026-10-27T12:00:00Z">
              <w:r>
                <w:rPr>
                  <w:sz w:val="19"/>
                  <w:szCs w:val="19"/>
                </w:rPr>
                <w:t xml:space="preserve">S&amp;K Pasal 21 angka 7: pilihan, persetujuan tegas pada setiap pembayaran, tidak otomatis, bukan syarat bonus atau peringkat; dipotong dari transfer setelah PPh; hanya untuk Langganan milik sendiri; paling banyak satu periode di muka. Sistem menghitung PPh 21 bukan pegawai (50% bruto × tarif Pasal 17, lapisan tarif atas bruto bulan berjalan) per Jumat, lalu memotong Langganan dari sisanya. Hanya bonus yang aman yang dapat dipakai (bukan dari penjualan dalam masa pembatalan 14 hari, setelah piutang penarikan); bila kurang, tombol bayar dari bonus tidak aktif</w:t>
              </w:r>
            </w:ins>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56" w:author="Claude (draf untuk Coach Doddy)" w:date="2026-10-27T12:00:00Z"/>
              </w:rPr>
            </w:pPr>
            <w:ins w:id="9857" w:author="Claude (draf untuk Coach Doddy)" w:date="2026-10-27T12:00:00Z">
              <w:r>
                <w:rPr>
                  <w:sz w:val="19"/>
                  <w:szCs w:val="19"/>
                </w:rPr>
                <w:t xml:space="preserve">Konfirmasi bahwa fitur ini tidak dinilai sebagai kewajiban atau dorongan membeli, bahwa persetujuan per pembayaran cukup sebagai dasar memperhitungkan tagihan dengan bonus, dan perlakuan PPN atas Langganan serta PPh atas bonus yang dipotong. Mohon konsultan pajak memastikan rumus PPh 21 terhadap naskah resmi PMK 168/2023, termasuk masa pajak sebagai satuan lapisan tarif dan tarif tanpa NPWP, serta perlakuan penarikan bonus (clawback): sistem mengurangkannya dari bruto kena pajak pada transfer tempat ia dipotong; mohon dinilai apakah cara ini sah atau perlu pembetulan bukti potong masa sebelumnya</w:t>
              </w:r>
            </w:ins>
          </w:p>
        </w:tc>
      </w:tr>
      <w:tr>
        <w:trPr>
          <w:cantSplit w:val="true"/>
          <w:ins w:id="21016" w:author="Claude (draf untuk Coach Doddy)" w:date="2026-10-28T12:00:00Z"/>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21006" w:author="Claude (draf untuk Coach Doddy)" w:date="2026-10-28T12:00:00Z"/>
              </w:rPr>
            </w:pPr>
            <w:ins w:id="21007" w:author="Claude (draf untuk Coach Doddy)" w:date="2026-10-28T12:00:00Z">
              <w:r>
                <w:rPr>
                  <w:sz w:val="19"/>
                  <w:szCs w:val="19"/>
                </w:rPr>
                <w:t xml:space="preserve">20</w:t>
              </w:r>
            </w:ins>
          </w:p>
        </w:tc>
        <w:tc>
          <w:tcPr>
            <w:tcW w:w="13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21008" w:author="Claude (draf untuk Coach Doddy)" w:date="2026-10-28T12:00:00Z"/>
              </w:rPr>
            </w:pPr>
            <w:ins w:id="21009" w:author="Claude (draf untuk Coach Doddy)" w:date="2026-10-28T12:00:00Z">
              <w:r>
                <w:rPr>
                  <w:b/>
                  <w:bCs/>
                  <w:sz w:val="19"/>
                  <w:szCs w:val="19"/>
                </w:rPr>
                <w:t xml:space="preserve">Tiga domain dengan satu akun (mitrans.id, affiliatemarketing.network, atlastrade.io)</w:t>
              </w:r>
            </w:ins>
          </w:p>
        </w:tc>
        <w:tc>
          <w:tcPr>
            <w:tcW w:w="204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21010" w:author="Claude (draf untuk Coach Doddy)" w:date="2026-10-28T12:00:00Z"/>
              </w:rPr>
            </w:pPr>
            <w:ins w:id="21011" w:author="Claude (draf untuk Coach Doddy)" w:date="2026-10-28T12:00:00Z">
              <w:r>
                <w:rPr>
                  <w:sz w:val="19"/>
                  <w:szCs w:val="19"/>
                </w:rPr>
                <w:t xml:space="preserve">Permendag 70/2019 Pasal 8 ayat (1) (identitas dan informasi Perusahaan); UU 27/2022 tentang Pelindungan Data Pribadi; PP 71/2019 (pendaftaran PSE)</w:t>
              </w:r>
            </w:ins>
          </w:p>
        </w:tc>
        <w:tc>
          <w:tcPr>
            <w:tcW w:w="24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21012" w:author="Claude (draf untuk Coach Doddy)" w:date="2026-10-28T12:00:00Z"/>
              </w:rPr>
            </w:pPr>
            <w:ins w:id="21013" w:author="Claude (draf untuk Coach Doddy)" w:date="2026-10-28T12:00:00Z">
              <w:r>
                <w:rPr>
                  <w:sz w:val="19"/>
                  <w:szCs w:val="19"/>
                </w:rPr>
                <w:t xml:space="preserve">Pembelian, pembayaran, pembatalan, dan pengembalian dana dilakukan di atlastrade.io; tautan rujukan di affiliatemarketing.network; akun dan dokumen resmi di mitrans.id. Ketiganya dikelola PT Mitra Transformasi Inteligensi dan memakai satu akun (Clerk). Sponsor dibawa dari tautan rujukan ke checkout dengan tiket bertanda tangan tanpa data pribadi; pembayaran dan pengembalian dana dikirim ke sistem komisi secara otomatis. NIK diisi sekali di checkout</w:t>
              </w:r>
            </w:ins>
          </w:p>
        </w:tc>
        <w:tc>
          <w:tcPr>
            <w:tcW w:w="288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21014" w:author="Claude (draf untuk Coach Doddy)" w:date="2026-10-28T12:00:00Z"/>
              </w:rPr>
            </w:pPr>
            <w:ins w:id="21015" w:author="Claude (draf untuk Coach Doddy)" w:date="2026-10-28T12:00:00Z">
              <w:r>
                <w:rPr>
                  <w:sz w:val="19"/>
                  <w:szCs w:val="19"/>
                </w:rPr>
                <w:t xml:space="preserve">Konfirmasi: (a) ketiga domain cukup dicantumkan di dokumen dan pengajuan izin sebagai situs resmi PT yang sama, dan apakah masing-masing perlu didaftarkan sebagai PSE; (b) satu Kebijakan Privasi untuk ketiga domain cukup sebagai dasar berbagi data di dalam PT yang sama; (c) halaman pembayaran atlastrade.io menampilkan identitas PT, harga, dan hak pembatalan sesuai UU Perlindungan Konsumen; (d) kepemilikan dan pengelolaan nama domain atas nama PT</w:t>
              </w:r>
            </w:ins>
          </w:p>
        </w:tc>
      </w:tr>
    </w:tbl>
    <w:p>
      <w:pPr>
        <w:pStyle w:val="Normal"/>
        <w:spacing w:before="0" w:after="120"/>
        <w:rPr/>
      </w:pPr>
      <w:r>
        <w:rPr/>
      </w:r>
    </w:p>
    <w:p>
      <w:pPr>
        <w:pStyle w:val="Heading2"/>
        <w:rPr/>
      </w:pPr>
      <w:r>
        <w:rPr/>
        <w:t>2. Ketentuan baru yang perlu dikonfirmasi Coach</w:t>
      </w:r>
    </w:p>
    <w:p>
      <w:pPr>
        <w:pStyle w:val="Normal"/>
        <w:spacing w:before="0" w:after="120"/>
        <w:rPr/>
      </w:pPr>
      <w:r>
        <w:rPr/>
        <w:t>Ketentuan berikut belum pernah diputuskan di Rencana Pemasaran v1.0. Saya menambahkannya karena Permendag 70/2019 Pasal 9 ayat (2) dan Pasal 13 mewajibkan isinya ada.</w:t>
      </w:r>
    </w:p>
    <w:tbl>
      <w:tblPr>
        <w:tblW w:w="9306" w:type="dxa"/>
        <w:jc w:val="left"/>
        <w:tblInd w:w="0" w:type="dxa"/>
        <w:tblLayout w:type="fixed"/>
        <w:tblCellMar>
          <w:top w:w="60" w:type="dxa"/>
          <w:left w:w="90" w:type="dxa"/>
          <w:bottom w:w="60" w:type="dxa"/>
          <w:right w:w="90" w:type="dxa"/>
        </w:tblCellMar>
      </w:tblPr>
      <w:tblGrid>
        <w:gridCol w:w="593"/>
        <w:gridCol w:w="1981"/>
        <w:gridCol w:w="4949"/>
        <w:gridCol w:w="1782"/>
      </w:tblGrid>
      <w:tr>
        <w:trPr>
          <w:tblHeader w:val="true"/>
          <w:cantSplit w:val="true"/>
        </w:trPr>
        <w:tc>
          <w:tcPr>
            <w:tcW w:w="59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198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Ketentuan</w:t>
            </w:r>
          </w:p>
        </w:tc>
        <w:tc>
          <w:tcPr>
            <w:tcW w:w="494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 di draf</w:t>
            </w:r>
          </w:p>
        </w:tc>
        <w:tc>
          <w:tcPr>
            <w:tcW w:w="178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Lokasi</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tanpa Lisensi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Boleh menjual dan menerima Bonus Sponsor serta Layanan Berkah. Posisi jaringan baru diberikan saat Lisensi pertama diaktifkan</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5.4</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Pengembalian dana dalam masa pertimbangan 10 hari kerja</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100% bila Lisensi belum diaktifkan. Bila sudah diaktifkan, dikurangi nilai akses yang dipakai, dihitung harian dari </w:t>
            </w:r>
            <w:del w:id="9017" w:author="Claude (draf untuk Coach Doddy)" w:date="2026-10-27T12:00:00Z">
              <w:r>
                <w:rPr>
                  <w:sz w:val="19"/>
                  <w:szCs w:val="19"/>
                </w:rPr>
                <w:delText xml:space="preserve">Rp399.000 per bulan</w:delText>
              </w:r>
            </w:del>
            <w:ins w:id="9018" w:author="Claude (draf untuk Coach Doddy)" w:date="2026-10-27T12:00:00Z">
              <w:r>
                <w:rPr>
                  <w:sz w:val="19"/>
                  <w:szCs w:val="19"/>
                </w:rPr>
                <w:t xml:space="preserve">Rp399.000 per 30 hari</w:t>
              </w:r>
            </w:ins>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5</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Pembelian kembali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yang belum diaktifkan dan masih dapat dialihkan dibeli kembali seharga pembelian dikurangi biaya administrasi paling banyak 10% dan komisi yang sudah diterima. Dibayar dalam 14 hari kerja</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15</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Pengalihan Lisensi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Lewat aplikasi; tidak menimbulkan bonus baru; biaya [●]</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dan Ketentuan Pasal 9</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Masa berlaku keanggotaan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 tahun, diperpanjang gratis dengan konfirmasi data. Bila terlambat lebih dari 60 hari, pembayaran bonus ditunda, tetapi hak tidak hilang</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6</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Pengalihan keanggotaan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Kepada ahli waris (diajukan dalam 12 bulan), atau kepada suami/istri atau keluarga sedarah satu derajat sekali</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8</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7</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Kompensasi gangguan layanan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Gangguan lebih dari 24 jam karena Perusahaan diganti dengan perpanjangan akses</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14; Syarat dan Ketentuan Pasal 13</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8</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Tata cara sanksi</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diberi 14 hari untuk menjelaskan dan 1 kali keberatan. Pelanggaran berat dapat langsung diputus</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20–21</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9</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Forum sengketa</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Musyawarah, lalu mediasi asosiasi, lalu [BASYARNAS atau Pengadilan Negeri ●]. Pelanggan tetap berhak ke BPSK</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Pasal 22–23</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Waktu layanan</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Pengaduan ditanggapi dalam 3 hari kerja dan diselesaikan dalam 14 hari kerja; pengembalian dana dalam 14 hari kerja; keberatan bonus diajukan dalam 30 hari</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Kode Etik; Syarat dan Ketentuan</w:t>
            </w:r>
          </w:p>
        </w:tc>
      </w:tr>
      <w:tr>
        <w:trPr>
          <w:cantSplit w:val="true"/>
        </w:trPr>
        <w:tc>
          <w:tcPr>
            <w:tcW w:w="5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11</w:t>
            </w:r>
          </w:p>
        </w:tc>
        <w:tc>
          <w:tcPr>
            <w:tcW w:w="198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Data yang terlihat oleh upline</w:t>
            </w:r>
          </w:p>
        </w:tc>
        <w:tc>
          <w:tcPr>
            <w:tcW w:w="494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peringkat, status aktif, dan volume. Telepon hanya untuk Sponsor langsung, dengan persetujuan</w:t>
            </w:r>
          </w:p>
        </w:tc>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dan Ketentuan Pasal 23</w:t>
            </w:r>
          </w:p>
        </w:tc>
      </w:tr>
    </w:tbl>
    <w:p>
      <w:pPr>
        <w:pStyle w:val="Normal"/>
        <w:spacing w:before="0" w:after="120"/>
        <w:rPr/>
      </w:pPr>
      <w:r>
        <w:rPr/>
      </w:r>
    </w:p>
    <w:p>
      <w:pPr>
        <w:pStyle w:val="Heading2"/>
        <w:rPr/>
      </w:pPr>
      <w:r>
        <w:rPr/>
        <w:t>2A. Perubahan v1.1 atas keputusan Coach (27 Oktober 2026)</w:t>
      </w:r>
    </w:p>
    <w:tbl>
      <w:tblPr>
        <w:tblW w:w="9306" w:type="dxa"/>
        <w:jc w:val="left"/>
        <w:tblInd w:w="0" w:type="dxa"/>
        <w:tblLayout w:type="fixed"/>
        <w:tblCellMar>
          <w:top w:w="60" w:type="dxa"/>
          <w:left w:w="90" w:type="dxa"/>
          <w:bottom w:w="60" w:type="dxa"/>
          <w:right w:w="90" w:type="dxa"/>
        </w:tblCellMar>
      </w:tblPr>
      <w:tblGrid>
        <w:gridCol w:w="558"/>
        <w:gridCol w:w="5583"/>
        <w:gridCol w:w="3165"/>
      </w:tblGrid>
      <w:tr>
        <w:trPr>
          <w:tblHeader w:val="true"/>
          <w:cantSplit w:val="true"/>
        </w:trPr>
        <w:tc>
          <w:tcPr>
            <w:tcW w:w="55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558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Perubahan</w:t>
            </w:r>
          </w:p>
        </w:tc>
        <w:tc>
          <w:tcPr>
            <w:tcW w:w="316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Lokasi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Istilah resmi "Mitra" menjadi "Mitra PLS" (Mitra Marketing Penggerak Literasi Syariah)</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Ketiga dokumen</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Konversi Lisensi Pelanggan menjadi Lisensi Mitra PLS dalam 60 hari, tanpa Bonus Sponsor kedua dan tanpa volume ganda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5.5; Syarat dan Ketentuan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 tetap dibayar atas Lisensi yang dikonversi; batas atas biaya bonus per Lisensi menjadi 49,7%</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8.1 dan 12.2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Pendampingan orientasi oleh Mitra penjual dalam 7 hari; workshop pelatihan bulanan tanpa biaya dan kelas daring pengganti</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7 dan 13; Kode Etik Pasal 13</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Tautan rujukan aktif setelah lulus kuis Kode Etik, tanpa biaya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6; Kode Etik Pasal 4; Syarat dan Ketentuan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Data pembeli e-book dari Ylive Academy, dengan izin dan perjanjian berbagi data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dan Ketentuan Pasal 11</w:t>
            </w:r>
          </w:p>
        </w:tc>
      </w:tr>
    </w:tbl>
    <w:p>
      <w:pPr>
        <w:pStyle w:val="Normal"/>
        <w:spacing w:before="0" w:after="120"/>
        <w:rPr/>
      </w:pPr>
      <w:r>
        <w:rPr/>
      </w:r>
    </w:p>
    <w:p>
      <w:pPr>
        <w:pStyle w:val="Heading2"/>
        <w:rPr/>
      </w:pPr>
      <w:r>
        <w:rPr/>
        <w:t>2B. Keputusan aturan sistem v1.3 (27 Oktober 2026)</w:t>
      </w:r>
    </w:p>
    <w:p>
      <w:pPr>
        <w:pStyle w:val="Normal"/>
        <w:spacing w:before="0" w:after="120"/>
        <w:rPr/>
      </w:pPr>
      <w:r>
        <w:rPr/>
        <w:t>Butir A1–A12 tidak diatur Rencana Pemasaran v1.0–v1.2; butir A13 mengubah syarat aktif. Coach memutuskannya saat sistem perhitungan dirancang dan diuji, dan semuanya sudah dicantumkan di dokumen v1.3. Butir bertanda "Perlu dinilai" mohon diberi pendapat konsultan hukum.</w:t>
      </w:r>
      <w:ins w:id="9019" w:author="Claude (draf untuk Coach Doddy)" w:date="2026-10-27T12:00:00Z">
        <w:r>
          <w:rPr/>
          <w:t xml:space="preserve"> Butir A14–A18 (Lisensi tanpa batas waktu, Langganan 30 hari, penghapusan rekening dana layanan, pembayaran Langganan dari bonus, penyelesaian piutang penarikan) diputuskan Coach kemudian pada hari yang sama dan dicantumkan di dokumen v1.4.</w:t>
        </w:r>
      </w:ins>
    </w:p>
    <w:tbl>
      <w:tblPr>
        <w:tblW w:w="9306" w:type="dxa"/>
        <w:jc w:val="left"/>
        <w:tblInd w:w="0" w:type="dxa"/>
        <w:tblLayout w:type="fixed"/>
        <w:tblCellMar>
          <w:top w:w="60" w:type="dxa"/>
          <w:left w:w="90" w:type="dxa"/>
          <w:bottom w:w="60" w:type="dxa"/>
          <w:right w:w="90" w:type="dxa"/>
        </w:tblCellMar>
      </w:tblPr>
      <w:tblGrid>
        <w:gridCol w:w="558"/>
        <w:gridCol w:w="5583"/>
        <w:gridCol w:w="3165"/>
      </w:tblGrid>
      <w:tr>
        <w:trPr>
          <w:tblHeader w:val="true"/>
          <w:cantSplit w:val="true"/>
        </w:trPr>
        <w:tc>
          <w:tcPr>
            <w:tcW w:w="55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w:t>
            </w:r>
          </w:p>
        </w:tc>
        <w:tc>
          <w:tcPr>
            <w:tcW w:w="558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Keputusan</w:t>
            </w:r>
          </w:p>
        </w:tc>
        <w:tc>
          <w:tcPr>
            <w:tcW w:w="316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Lokasi</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Penempatan posisi otomatis: kaki Sponsor yang Lisensinya lebih sedikit, di ujung terluar; bila sama, kaki kiri</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4; Kode Etik Pasal 10; S&amp;K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A2</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Sponsor tanpa Lisensi: posisi Mitra PLS baru di bawah posisi terdekat pada garis Sponsor</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5.4; S&amp;K Pasal 20</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A3</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Volume Lisensi Pelanggan dari penjual tanpa Lisensi dicatat di posisi terdekat pada garis Sponsor</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5.4</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A4</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dan Bonus Layanan Berkah selalu dibayar tanpa syarat Langganan.</w:t>
            </w:r>
          </w:p>
          <w:p>
            <w:pPr>
              <w:pStyle w:val="Normal"/>
              <w:spacing w:before="0" w:after="0"/>
              <w:jc w:val="left"/>
              <w:rPr/>
            </w:pPr>
            <w:r>
              <w:rPr>
                <w:sz w:val="19"/>
                <w:szCs w:val="19"/>
              </w:rPr>
              <w:t>Perlu dinilai: lihat butir 4 Bagian 1</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9.2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A5</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Plan B: </w:t>
            </w:r>
            <w:del w:id="9020" w:author="Claude (draf untuk Coach Doddy)" w:date="2026-10-27T12:00:00Z">
              <w:r>
                <w:rPr>
                  <w:sz w:val="19"/>
                  <w:szCs w:val="19"/>
                </w:rPr>
                <w:delText xml:space="preserve">masa akses 3 bulan Lisensi dihitung sebagai Langganan aktif</w:delText>
              </w:r>
            </w:del>
            <w:ins w:id="9021" w:author="Claude (draf untuk Coach Doddy)" w:date="2026-10-27T12:00:00Z">
              <w:r>
                <w:rPr>
                  <w:sz w:val="19"/>
                  <w:szCs w:val="19"/>
                </w:rPr>
                <w:t xml:space="preserve">akses 30 hari pertama Lisensi dihitung sebagai Langganan aktif (v1.3: 3 bulan)</w:t>
              </w:r>
            </w:ins>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9.2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A6</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Konversi: upline di antara posisi baru dan Sponsor ikut menghitung; setiap Lisensi dihitung sekali per upline</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5.5</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A7</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Pembinaan tanpa kompresi</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8.1</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A8</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Antrean Bonus Prestasi dengan urutan ketat</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8.2</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A9</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Kelebihan Plan B dan sisa Royalti RO tetap pada Perusahaan; Pool Aktif hanya dari Plan 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8.6</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A10</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tim: uang muka 80% setiap Jumat, sisa 20% setelah tutup bulan; kelebihan uang muka dipotong dari pembayaran berikutnya.</w:t>
            </w:r>
          </w:p>
          <w:p>
            <w:pPr>
              <w:pStyle w:val="Normal"/>
              <w:spacing w:before="0" w:after="0"/>
              <w:jc w:val="left"/>
              <w:rPr/>
            </w:pPr>
            <w:r>
              <w:rPr>
                <w:sz w:val="19"/>
                <w:szCs w:val="19"/>
              </w:rPr>
              <w:t>Perlu dinilai: dasar pemotongan pembayaran berikutnya dalam perjanjian kemitraan</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11 dan 12.2; Kode Etik Pasal 11; S&amp;K Pasal 21</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A11</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Pool Aktif di atas plafon Plan A dibawa ke bulan berikutnya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8.4</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A12</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Pembatalan menarik otomatis semua bonus dari Lisensi itu, termasuk bonus tim upline.</w:t>
            </w:r>
          </w:p>
          <w:p>
            <w:pPr>
              <w:pStyle w:val="Normal"/>
              <w:spacing w:before="0" w:after="0"/>
              <w:jc w:val="left"/>
              <w:rPr/>
            </w:pPr>
            <w:r>
              <w:rPr>
                <w:sz w:val="19"/>
                <w:szCs w:val="19"/>
              </w:rPr>
              <w:t>Perlu dinilai: penarikan bonus dari upline yang tidak menyebabkan pembatalan, dan cara pemotongannya</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Bab 13; Kode Etik Pasal 5; S&amp;K Pasal 7</w:t>
            </w:r>
          </w:p>
        </w:tc>
      </w:tr>
      <w:tr>
        <w:trPr>
          <w:cantSplit w:val="true"/>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A13</w:t>
            </w:r>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aktif menjadi paling sedikit 1 penjualan baru pribadi per bulan (v1.2: 2). Dibanding 2 penjualan, Plan A hampir sama (25,0–29,2%), Plan B naik (8,9–12,0% menjadi 13,1–14,2%), dan bonus tim lebih banyak dibayar kepada pembina jaringan daripada masuk Pool Aktif.</w:t>
            </w:r>
          </w:p>
          <w:p>
            <w:pPr>
              <w:pStyle w:val="Normal"/>
              <w:spacing w:before="0" w:after="0"/>
              <w:jc w:val="left"/>
              <w:rPr/>
            </w:pPr>
            <w:r>
              <w:rPr>
                <w:sz w:val="19"/>
                <w:szCs w:val="19"/>
              </w:rPr>
              <w:t>Perlu dinilai: status aktif lebih mudah dicapai lewat pembelian oleh akun yang dikendalikan sendiri; deteksi akun dan sanksi Kode Etik Pasal 18 angka 12 perlu diperkuat</w:t>
            </w:r>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Rencana Pemasaran 9.1, 10.2, Lampiran A</w:t>
            </w:r>
          </w:p>
        </w:tc>
      </w:tr>
      <w:tr>
        <w:trPr>
          <w:cantSplit w:val="true"/>
          <w:ins w:id="9831" w:author="Claude (draf untuk Coach Doddy)" w:date="2026-10-27T12:00:00Z"/>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23" w:author="Claude (draf untuk Coach Doddy)" w:date="2026-10-27T12:00:00Z"/>
              </w:rPr>
            </w:pPr>
            <w:ins w:id="9824" w:author="Claude (draf untuk Coach Doddy)" w:date="2026-10-27T12:00:00Z">
              <w:r>
                <w:rPr>
                  <w:sz w:val="19"/>
                  <w:szCs w:val="19"/>
                </w:rPr>
                <w:t xml:space="preserve">A14</w:t>
              </w:r>
            </w:ins>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25" w:author="Claude (draf untuk Coach Doddy)" w:date="2026-10-27T12:00:00Z"/>
              </w:rPr>
            </w:pPr>
            <w:ins w:id="9826" w:author="Claude (draf untuk Coach Doddy)" w:date="2026-10-27T12:00:00Z">
              <w:r>
                <w:rPr>
                  <w:sz w:val="19"/>
                  <w:szCs w:val="19"/>
                </w:rPr>
                <w:t xml:space="preserve">Lisensi tanpa batas waktu (lifetime) Rp7.500.000, tidak perlu dibeli ulang; bila Langganan berhenti, Lisensi tetap dan Langganan dapat dilanjutkan kapan saja. Versi 1.3: akses 3 bulan.</w:t>
              </w:r>
            </w:ins>
          </w:p>
          <w:p>
            <w:pPr>
              <w:pStyle w:val="Normal"/>
              <w:spacing w:before="0" w:after="0"/>
              <w:jc w:val="left"/>
              <w:rPr>
                <w:ins w:id="9827" w:author="Claude (draf untuk Coach Doddy)" w:date="2026-10-27T12:00:00Z"/>
              </w:rPr>
            </w:pPr>
            <w:ins w:id="9828" w:author="Claude (draf untuk Coach Doddy)" w:date="2026-10-27T12:00:00Z">
              <w:r>
                <w:rPr>
                  <w:sz w:val="19"/>
                  <w:szCs w:val="19"/>
                </w:rPr>
                <w:t xml:space="preserve">Perlu dinilai: butir 17 Bagian 1</w:t>
              </w:r>
            </w:ins>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29" w:author="Claude (draf untuk Coach Doddy)" w:date="2026-10-27T12:00:00Z"/>
              </w:rPr>
            </w:pPr>
            <w:ins w:id="9830" w:author="Claude (draf untuk Coach Doddy)" w:date="2026-10-27T12:00:00Z">
              <w:r>
                <w:rPr>
                  <w:sz w:val="19"/>
                  <w:szCs w:val="19"/>
                </w:rPr>
                <w:t xml:space="preserve">Rencana Pemasaran 3.1, Bab 7, Lampiran A; Kode Etik Pasal 1 dan 17; S&amp;K Pasal 2 dan 6</w:t>
              </w:r>
            </w:ins>
          </w:p>
        </w:tc>
      </w:tr>
      <w:tr>
        <w:trPr>
          <w:cantSplit w:val="true"/>
          <w:ins w:id="9840" w:author="Claude (draf untuk Coach Doddy)" w:date="2026-10-27T12:00:00Z"/>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32" w:author="Claude (draf untuk Coach Doddy)" w:date="2026-10-27T12:00:00Z"/>
              </w:rPr>
            </w:pPr>
            <w:ins w:id="9833" w:author="Claude (draf untuk Coach Doddy)" w:date="2026-10-27T12:00:00Z">
              <w:r>
                <w:rPr>
                  <w:sz w:val="19"/>
                  <w:szCs w:val="19"/>
                </w:rPr>
                <w:t xml:space="preserve">A15</w:t>
              </w:r>
            </w:ins>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34" w:author="Claude (draf untuk Coach Doddy)" w:date="2026-10-27T12:00:00Z"/>
              </w:rPr>
            </w:pPr>
            <w:ins w:id="9835" w:author="Claude (draf untuk Coach Doddy)" w:date="2026-10-27T12:00:00Z">
              <w:r>
                <w:rPr>
                  <w:sz w:val="19"/>
                  <w:szCs w:val="19"/>
                </w:rPr>
                <w:t xml:space="preserve">Akses 30 hari pertama termasuk Lisensi; Langganan (RO) Rp399.000 ditagih pertama kali 30 hari setelah aktivasi, lalu setiap 30 hari. Syarat Langganan untuk bonus tim dan Plan B dinilai dari akses yang aktif pada akhir bulan. Versi 1.3: Langganan mulai bulan ke-4.</w:t>
              </w:r>
            </w:ins>
          </w:p>
          <w:p>
            <w:pPr>
              <w:pStyle w:val="Normal"/>
              <w:spacing w:before="0" w:after="0"/>
              <w:jc w:val="left"/>
              <w:rPr>
                <w:ins w:id="9836" w:author="Claude (draf untuk Coach Doddy)" w:date="2026-10-27T12:00:00Z"/>
              </w:rPr>
            </w:pPr>
            <w:ins w:id="9837" w:author="Claude (draf untuk Coach Doddy)" w:date="2026-10-27T12:00:00Z">
              <w:r>
                <w:rPr>
                  <w:sz w:val="19"/>
                  <w:szCs w:val="19"/>
                </w:rPr>
                <w:t xml:space="preserve">Perlu dinilai: butir 4 dan 18 Bagian 1</w:t>
              </w:r>
            </w:ins>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38" w:author="Claude (draf untuk Coach Doddy)" w:date="2026-10-27T12:00:00Z"/>
              </w:rPr>
            </w:pPr>
            <w:ins w:id="9839" w:author="Claude (draf untuk Coach Doddy)" w:date="2026-10-27T12:00:00Z">
              <w:r>
                <w:rPr>
                  <w:sz w:val="19"/>
                  <w:szCs w:val="19"/>
                </w:rPr>
                <w:t xml:space="preserve">Rencana Pemasaran 3.1, Bab 7, 8.5, 9.2, 12.3, Bab 13; Kode Etik Pasal 1 dan 5; S&amp;K Pasal 2, 5, 6, dan 7</w:t>
              </w:r>
            </w:ins>
          </w:p>
        </w:tc>
      </w:tr>
      <w:tr>
        <w:trPr>
          <w:cantSplit w:val="true"/>
          <w:ins w:id="9847" w:author="Claude (draf untuk Coach Doddy)" w:date="2026-10-27T12:00:00Z"/>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41" w:author="Claude (draf untuk Coach Doddy)" w:date="2026-10-27T12:00:00Z"/>
              </w:rPr>
            </w:pPr>
            <w:ins w:id="9842" w:author="Claude (draf untuk Coach Doddy)" w:date="2026-10-27T12:00:00Z">
              <w:r>
                <w:rPr>
                  <w:sz w:val="19"/>
                  <w:szCs w:val="19"/>
                </w:rPr>
                <w:t xml:space="preserve">A16</w:t>
              </w:r>
            </w:ins>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43" w:author="Claude (draf untuk Coach Doddy)" w:date="2026-10-27T12:00:00Z"/>
              </w:rPr>
            </w:pPr>
            <w:ins w:id="9844" w:author="Claude (draf untuk Coach Doddy)" w:date="2026-10-27T12:00:00Z">
              <w:r>
                <w:rPr>
                  <w:sz w:val="19"/>
                  <w:szCs w:val="19"/>
                </w:rPr>
                <w:t xml:space="preserve">Rekening dana layanan Rp426.000 per Lisensi dihapus, karena biaya layanan sesudah 30 hari pertama ditanggung Langganan.</w:t>
              </w:r>
            </w:ins>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45" w:author="Claude (draf untuk Coach Doddy)" w:date="2026-10-27T12:00:00Z"/>
              </w:rPr>
            </w:pPr>
            <w:ins w:id="9846" w:author="Claude (draf untuk Coach Doddy)" w:date="2026-10-27T12:00:00Z">
              <w:r>
                <w:rPr>
                  <w:sz w:val="19"/>
                  <w:szCs w:val="19"/>
                </w:rPr>
                <w:t xml:space="preserve">Rencana Pemasaran 12.2</w:t>
              </w:r>
            </w:ins>
          </w:p>
        </w:tc>
      </w:tr>
      <w:tr>
        <w:trPr>
          <w:cantSplit w:val="true"/>
          <w:ins w:id="9867" w:author="Claude (draf untuk Coach Doddy)" w:date="2026-10-27T12:00:00Z"/>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59" w:author="Claude (draf untuk Coach Doddy)" w:date="2026-10-27T12:00:00Z"/>
              </w:rPr>
            </w:pPr>
            <w:ins w:id="9860" w:author="Claude (draf untuk Coach Doddy)" w:date="2026-10-27T12:00:00Z">
              <w:r>
                <w:rPr>
                  <w:sz w:val="19"/>
                  <w:szCs w:val="19"/>
                </w:rPr>
                <w:t xml:space="preserve">A17</w:t>
              </w:r>
            </w:ins>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61" w:author="Claude (draf untuk Coach Doddy)" w:date="2026-10-27T12:00:00Z"/>
              </w:rPr>
            </w:pPr>
            <w:ins w:id="9862" w:author="Claude (draf untuk Coach Doddy)" w:date="2026-10-27T12:00:00Z">
              <w:r>
                <w:rPr>
                  <w:sz w:val="19"/>
                  <w:szCs w:val="19"/>
                </w:rPr>
                <w:t xml:space="preserve">Mitra PLS dapat membayar Langganannya sendiri dari bonus yang belum ditransfer, atas persetujuan tegas pada setiap pembayaran; dipotong dari transfer Jumat terdekat setelah PPh; bonus bruto tidak berubah; Plan B atas Langganan itu tetap dihitung.</w:t>
              </w:r>
            </w:ins>
          </w:p>
          <w:p>
            <w:pPr>
              <w:pStyle w:val="Normal"/>
              <w:spacing w:before="0" w:after="0"/>
              <w:jc w:val="left"/>
              <w:rPr>
                <w:ins w:id="9863" w:author="Claude (draf untuk Coach Doddy)" w:date="2026-10-27T12:00:00Z"/>
              </w:rPr>
            </w:pPr>
            <w:ins w:id="9864" w:author="Claude (draf untuk Coach Doddy)" w:date="2026-10-27T12:00:00Z">
              <w:r>
                <w:rPr>
                  <w:sz w:val="19"/>
                  <w:szCs w:val="19"/>
                </w:rPr>
                <w:t xml:space="preserve">Perlu dinilai: butir 19 Bagian 1</w:t>
              </w:r>
            </w:ins>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65" w:author="Claude (draf untuk Coach Doddy)" w:date="2026-10-27T12:00:00Z"/>
              </w:rPr>
            </w:pPr>
            <w:ins w:id="9866" w:author="Claude (draf untuk Coach Doddy)" w:date="2026-10-27T12:00:00Z">
              <w:r>
                <w:rPr>
                  <w:sz w:val="19"/>
                  <w:szCs w:val="19"/>
                </w:rPr>
                <w:t xml:space="preserve">S&amp;K Pasal 5 dan Pasal 21 angka 7</w:t>
              </w:r>
            </w:ins>
          </w:p>
        </w:tc>
      </w:tr>
      <w:tr>
        <w:trPr>
          <w:cantSplit w:val="true"/>
          <w:ins w:id="9876" w:author="Claude (draf untuk Coach Doddy)" w:date="2026-10-27T12:00:00Z"/>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68" w:author="Claude (draf untuk Coach Doddy)" w:date="2026-10-27T12:00:00Z"/>
              </w:rPr>
            </w:pPr>
            <w:ins w:id="9869" w:author="Claude (draf untuk Coach Doddy)" w:date="2026-10-27T12:00:00Z">
              <w:r>
                <w:rPr>
                  <w:sz w:val="19"/>
                  <w:szCs w:val="19"/>
                </w:rPr>
                <w:t xml:space="preserve">A18</w:t>
              </w:r>
            </w:ins>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70" w:author="Claude (draf untuk Coach Doddy)" w:date="2026-10-27T12:00:00Z"/>
              </w:rPr>
            </w:pPr>
            <w:ins w:id="9871" w:author="Claude (draf untuk Coach Doddy)" w:date="2026-10-27T12:00:00Z">
              <w:r>
                <w:rPr>
                  <w:sz w:val="19"/>
                  <w:szCs w:val="19"/>
                </w:rPr>
                <w:t xml:space="preserve">Piutang penarikan bonus: dipotong dari transfer bonus berikutnya, lalu dari hak lain Mitra PLS (pembelian kembali Lisensi, pengembalian dana, atau pembayaran lain dari Perusahaan); sisa yang belum terpotong 12 bulan sejak penarikan dihapus dan tidak ditagih. Penghapusan tidak mengubah PPh yang sudah dipotong.</w:t>
              </w:r>
            </w:ins>
          </w:p>
          <w:p>
            <w:pPr>
              <w:pStyle w:val="Normal"/>
              <w:spacing w:before="0" w:after="0"/>
              <w:jc w:val="left"/>
              <w:rPr>
                <w:ins w:id="9872" w:author="Claude (draf untuk Coach Doddy)" w:date="2026-10-27T12:00:00Z"/>
              </w:rPr>
            </w:pPr>
            <w:ins w:id="9873" w:author="Claude (draf untuk Coach Doddy)" w:date="2026-10-27T12:00:00Z">
              <w:r>
                <w:rPr>
                  <w:sz w:val="19"/>
                  <w:szCs w:val="19"/>
                </w:rPr>
                <w:t xml:space="preserve">Perlu dinilai: dasar memperhitungkan piutang dengan hak lain (perjumpaan utang, butir 19 Bagian 1), dan perlakuan pajak atas piutang yang dihapus</w:t>
              </w:r>
            </w:ins>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9874" w:author="Claude (draf untuk Coach Doddy)" w:date="2026-10-27T12:00:00Z"/>
              </w:rPr>
            </w:pPr>
            <w:ins w:id="9875" w:author="Claude (draf untuk Coach Doddy)" w:date="2026-10-27T12:00:00Z">
              <w:r>
                <w:rPr>
                  <w:sz w:val="19"/>
                  <w:szCs w:val="19"/>
                </w:rPr>
                <w:t xml:space="preserve">Rencana Pemasaran Bab 13; Kode Etik Pasal 5; S&amp;K Pasal 7</w:t>
              </w:r>
            </w:ins>
          </w:p>
        </w:tc>
      </w:tr>
      <w:tr>
        <w:trPr>
          <w:cantSplit w:val="true"/>
          <w:ins w:id="21025" w:author="Claude (draf untuk Coach Doddy)" w:date="2026-10-28T12:00:00Z"/>
        </w:trPr>
        <w:tc>
          <w:tcPr>
            <w:tcW w:w="55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21017" w:author="Claude (draf untuk Coach Doddy)" w:date="2026-10-28T12:00:00Z"/>
              </w:rPr>
            </w:pPr>
            <w:ins w:id="21018" w:author="Claude (draf untuk Coach Doddy)" w:date="2026-10-28T12:00:00Z">
              <w:r>
                <w:rPr>
                  <w:sz w:val="19"/>
                  <w:szCs w:val="19"/>
                </w:rPr>
                <w:t xml:space="preserve">A20</w:t>
              </w:r>
            </w:ins>
          </w:p>
        </w:tc>
        <w:tc>
          <w:tcPr>
            <w:tcW w:w="558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21019" w:author="Claude (draf untuk Coach Doddy)" w:date="2026-10-28T12:00:00Z"/>
              </w:rPr>
            </w:pPr>
            <w:ins w:id="21020" w:author="Claude (draf untuk Coach Doddy)" w:date="2026-10-28T12:00:00Z">
              <w:r>
                <w:rPr>
                  <w:sz w:val="19"/>
                  <w:szCs w:val="19"/>
                </w:rPr>
                <w:t xml:space="preserve">Tiga domain, satu akun: atlastrade.io untuk pembelian, pembayaran, pembatalan, dan pengembalian dana; affiliatemarketing.network untuk tautan rujukan; mitrans.id untuk akun dan dokumen resmi. Sponsor tercatat otomatis dari tautan rujukan dan dikunci saat akun pertama dibuat; pembelian tanpa tautan rujukan yang sah dicatat sebagai penjualan langsung Perusahaan.</w:t>
              </w:r>
            </w:ins>
          </w:p>
          <w:p>
            <w:pPr>
              <w:pStyle w:val="Normal"/>
              <w:spacing w:before="0" w:after="0"/>
              <w:jc w:val="left"/>
              <w:rPr>
                <w:ins w:id="21021" w:author="Claude (draf untuk Coach Doddy)" w:date="2026-10-28T12:00:00Z"/>
              </w:rPr>
            </w:pPr>
            <w:ins w:id="21022" w:author="Claude (draf untuk Coach Doddy)" w:date="2026-10-28T12:00:00Z">
              <w:r>
                <w:rPr>
                  <w:sz w:val="19"/>
                  <w:szCs w:val="19"/>
                </w:rPr>
                <w:t xml:space="preserve">Perlu dinilai: butir 20 Bagian 1</w:t>
              </w:r>
            </w:ins>
          </w:p>
        </w:tc>
        <w:tc>
          <w:tcPr>
            <w:tcW w:w="316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ins w:id="21023" w:author="Claude (draf untuk Coach Doddy)" w:date="2026-10-28T12:00:00Z"/>
              </w:rPr>
            </w:pPr>
            <w:ins w:id="21024" w:author="Claude (draf untuk Coach Doddy)" w:date="2026-10-28T12:00:00Z">
              <w:r>
                <w:rPr>
                  <w:sz w:val="19"/>
                  <w:szCs w:val="19"/>
                </w:rPr>
                <w:t xml:space="preserve">Rencana Pemasaran Bab 2 dan Bab 6; Kode Etik Pasal 1, 12, 15, dan 18; S&amp;K Pasal 1, 2, 5, 7, dan 11</w:t>
              </w:r>
            </w:ins>
          </w:p>
        </w:tc>
      </w:tr>
    </w:tbl>
    <w:p>
      <w:pPr>
        <w:pStyle w:val="Heading2"/>
        <w:rPr/>
      </w:pPr>
      <w:r>
        <w:rPr/>
        <w:t>3. Data yang perlu dilengkapi</w:t>
      </w:r>
    </w:p>
    <w:p>
      <w:pPr>
        <w:pStyle w:val="ListParagraph"/>
        <w:numPr>
          <w:ilvl w:val="0"/>
          <w:numId w:val="6"/>
        </w:numPr>
        <w:spacing w:before="0" w:after="60"/>
        <w:rPr/>
      </w:pPr>
      <w:r>
        <w:rPr/>
        <w:t>Nama lengkap PT sesuai akta, nomor akta, dan pengesahan Kementerian Hukum.</w:t>
      </w:r>
      <w:ins w:id="20004" w:author="Claude (draf untuk Coach Doddy)" w:date="2026-10-28T12:00:00Z">
        <w:r>
          <w:rPr/>
          <w:t xml:space="preserve"> Coach menyebut PT Mitra Transformasi Inteligensi (28 Oktober 2026); ejaan perlu dicocokkan dengan akta, lalu dipakai di ketiga dokumen.</w:t>
        </w:r>
      </w:ins>
    </w:p>
    <w:p>
      <w:pPr>
        <w:pStyle w:val="ListParagraph"/>
        <w:numPr>
          <w:ilvl w:val="0"/>
          <w:numId w:val="2"/>
        </w:numPr>
        <w:spacing w:before="0" w:after="60"/>
        <w:rPr/>
      </w:pPr>
      <w:r>
        <w:rPr/>
        <w:t>NIB, KBLI, NPWP, dan alamat kantor.</w:t>
      </w:r>
    </w:p>
    <w:p>
      <w:pPr>
        <w:pStyle w:val="ListParagraph"/>
        <w:numPr>
          <w:ilvl w:val="0"/>
          <w:numId w:val="2"/>
        </w:numPr>
        <w:spacing w:before="0" w:after="60"/>
        <w:rPr/>
      </w:pPr>
      <w:r>
        <w:rPr/>
        <w:t>Susunan Direksi, Dewan Komisaris, dan Dewan Pengawas Syariah (bila ada).</w:t>
      </w:r>
    </w:p>
    <w:p>
      <w:pPr>
        <w:pStyle w:val="ListParagraph"/>
        <w:numPr>
          <w:ilvl w:val="0"/>
          <w:numId w:val="2"/>
        </w:numPr>
        <w:spacing w:before="0" w:after="60"/>
        <w:rPr/>
      </w:pPr>
      <w:r>
        <w:rPr/>
        <w:t>Nomor Tanda Daftar PSE, permohonan merek, dan pencatatan hak cipta.</w:t>
      </w:r>
    </w:p>
    <w:p>
      <w:pPr>
        <w:pStyle w:val="ListParagraph"/>
        <w:numPr>
          <w:ilvl w:val="0"/>
          <w:numId w:val="2"/>
        </w:numPr>
        <w:spacing w:before="0" w:after="60"/>
        <w:rPr/>
      </w:pPr>
      <w:r>
        <w:rPr/>
        <w:t>Dasar hak distribusi eksklusif.</w:t>
      </w:r>
    </w:p>
    <w:p>
      <w:pPr>
        <w:pStyle w:val="ListParagraph"/>
        <w:numPr>
          <w:ilvl w:val="0"/>
          <w:numId w:val="2"/>
        </w:numPr>
        <w:spacing w:before="0" w:after="60"/>
        <w:rPr/>
      </w:pPr>
      <w:r>
        <w:rPr/>
        <w:t>Nama asosiasi dan nomor keanggotaan.</w:t>
      </w:r>
    </w:p>
    <w:p>
      <w:pPr>
        <w:pStyle w:val="ListParagraph"/>
        <w:numPr>
          <w:ilvl w:val="0"/>
          <w:numId w:val="2"/>
        </w:numPr>
        <w:spacing w:before="0" w:after="60"/>
        <w:rPr/>
      </w:pPr>
      <w:r>
        <w:rPr/>
        <w:t>Kontak layanan pelanggan, jam layanan, dan surel pelindungan data.</w:t>
      </w:r>
    </w:p>
    <w:p>
      <w:pPr>
        <w:pStyle w:val="ListParagraph"/>
        <w:numPr>
          <w:ilvl w:val="0"/>
          <w:numId w:val="2"/>
        </w:numPr>
        <w:spacing w:before="0" w:after="60"/>
        <w:rPr/>
      </w:pPr>
      <w:r>
        <w:rPr/>
        <w:t>Lama penyimpanan data setelah Langganan berhenti.</w:t>
      </w:r>
    </w:p>
    <w:p>
      <w:pPr>
        <w:pStyle w:val="ListParagraph"/>
        <w:numPr>
          <w:ilvl w:val="0"/>
          <w:numId w:val="2"/>
        </w:numPr>
        <w:spacing w:before="0" w:after="60"/>
        <w:rPr/>
      </w:pPr>
      <w:r>
        <w:rPr/>
        <w:t>Biaya pengalihan Lisensi.</w:t>
      </w:r>
    </w:p>
    <w:p>
      <w:pPr>
        <w:pStyle w:val="ListParagraph"/>
        <w:numPr>
          <w:ilvl w:val="0"/>
          <w:numId w:val="2"/>
        </w:numPr>
        <w:spacing w:before="0" w:after="60"/>
        <w:rPr/>
      </w:pPr>
      <w:r>
        <w:rPr/>
        <w:t>Forum penyelesaian sengketa.</w:t>
      </w:r>
    </w:p>
    <w:p>
      <w:pPr>
        <w:pStyle w:val="ListParagraph"/>
        <w:numPr>
          <w:ilvl w:val="0"/>
          <w:numId w:val="2"/>
        </w:numPr>
        <w:spacing w:before="0" w:after="60"/>
        <w:rPr/>
      </w:pPr>
      <w:r>
        <w:rPr/>
        <w:t>Tanggal berlaku dan penandatangan Kode Etik.</w:t>
      </w:r>
    </w:p>
    <w:p>
      <w:pPr>
        <w:pStyle w:val="ListParagraph"/>
        <w:numPr>
          <w:ilvl w:val="0"/>
          <w:numId w:val="2"/>
        </w:numPr>
        <w:spacing w:before="0" w:after="60"/>
        <w:rPr/>
      </w:pPr>
      <w:r>
        <w:rPr/>
        <w:t>Perjanjian berbagi data antara Ylive Academy dan PT MITRANS.</w:t>
      </w:r>
    </w:p>
    <w:p>
      <w:pPr>
        <w:pStyle w:val="ListParagraph"/>
        <w:numPr>
          <w:ilvl w:val="0"/>
          <w:numId w:val="2"/>
        </w:numPr>
        <w:spacing w:before="0" w:after="60"/>
        <w:rPr>
          <w:ins w:id="20005" w:author="Claude (draf untuk Coach Doddy)" w:date="2026-10-28T12:00:00Z"/>
        </w:rPr>
      </w:pPr>
      <w:ins w:id="20006" w:author="Claude (draf untuk Coach Doddy)" w:date="2026-10-28T12:00:00Z">
        <w:r>
          <w:t xml:space="preserve">Kebijakan Privasi bersama untuk mitrans.id, affiliatemarketing.network, dan atlastrade.io, termasuk pencatatan pengendali data dan penyimpanan data.</w:t>
        </w:r>
      </w:ins>
    </w:p>
    <w:p>
      <w:pPr>
        <w:pStyle w:val="Heading2"/>
        <w:rPr/>
      </w:pPr>
      <w:r>
        <w:rPr/>
        <w:t>4. Langkah berikutnya</w:t>
      </w:r>
    </w:p>
    <w:p>
      <w:pPr>
        <w:pStyle w:val="ListParagraph"/>
        <w:numPr>
          <w:ilvl w:val="0"/>
          <w:numId w:val="7"/>
        </w:numPr>
        <w:spacing w:before="0" w:after="60"/>
        <w:rPr/>
      </w:pPr>
      <w:r>
        <w:rPr/>
        <w:t>Konsultan hukum memutuskan butir 1–9 di Bagian 1.</w:t>
      </w:r>
    </w:p>
    <w:p>
      <w:pPr>
        <w:pStyle w:val="ListParagraph"/>
        <w:numPr>
          <w:ilvl w:val="0"/>
          <w:numId w:val="8"/>
        </w:numPr>
        <w:spacing w:before="0" w:after="60"/>
        <w:rPr/>
      </w:pPr>
      <w:r>
        <w:rPr/>
        <w:t xml:space="preserve">Coach mengonfirmasi Bagian 2. Keputusan </w:t>
      </w:r>
      <w:del w:id="9022" w:author="Claude (draf untuk Coach Doddy)" w:date="2026-10-27T12:00:00Z">
        <w:r>
          <w:rPr/>
          <w:delText xml:space="preserve">A1–A13 sudah diambil dan dicantumkan di dokumen v1.3</w:delText>
        </w:r>
      </w:del>
      <w:ins w:id="9023" w:author="Claude (draf untuk Coach Doddy)" w:date="2026-10-27T12:00:00Z">
        <w:r>
          <w:rPr/>
          <w:t xml:space="preserve">A1–A18 sudah diambil dan dicantumkan di dokumen v1.3–v1.4</w:t>
        </w:r>
      </w:ins>
      <w:r>
        <w:rPr/>
        <w:t xml:space="preserve"> (Bagian 2B).</w:t>
      </w:r>
      <w:ins w:id="23001" w:author="Claude (draf untuk Coach Doddy)" w:date="2026-10-28T12:00:00Z">
        <w:r>
          <w:rPr/>
          <w:t xml:space="preserve"> Keputusan A20 (tiga domain, satu akun) ditambahkan 28 Oktober 2026.</w:t>
        </w:r>
      </w:ins>
    </w:p>
    <w:p>
      <w:pPr>
        <w:pStyle w:val="ListParagraph"/>
        <w:numPr>
          <w:ilvl w:val="0"/>
          <w:numId w:val="9"/>
        </w:numPr>
        <w:spacing w:before="0" w:after="60"/>
        <w:rPr/>
      </w:pPr>
      <w:r>
        <w:rPr/>
        <w:t>Tim melengkapi Bagian 3.</w:t>
      </w:r>
    </w:p>
    <w:p>
      <w:pPr>
        <w:pStyle w:val="ListParagraph"/>
        <w:numPr>
          <w:ilvl w:val="0"/>
          <w:numId w:val="10"/>
        </w:numPr>
        <w:spacing w:before="0" w:after="60"/>
        <w:rPr/>
      </w:pPr>
      <w:r>
        <w:rPr/>
        <w:t>Ketiga dokumen diperbarui, lalu diajukan ke asosiasi untuk verifikasi sebelum pengajuan izin melalui sistem OSS.</w:t>
      </w:r>
    </w:p>
    <w:p>
      <w:pPr>
        <w:pStyle w:val="ListParagraph"/>
        <w:numPr>
          <w:ilvl w:val="0"/>
          <w:numId w:val="11"/>
        </w:numPr>
        <w:spacing w:before="0" w:after="60"/>
        <w:rPr/>
      </w:pPr>
      <w:r>
        <w:rPr/>
        <w:t xml:space="preserve">Konsultan hukum menilai hasil uji ulang dan asumsinya di Rencana Pemasaran Bab 12.3, serta rumus batas atas Langganan </w:t>
      </w:r>
      <w:del w:id="9024" w:author="Claude (draf untuk Coach Doddy)" w:date="2026-10-27T12:00:00Z">
        <w:r>
          <w:rPr/>
          <w:delText xml:space="preserve">(butir 15–16 Bagian 1).</w:delText>
        </w:r>
      </w:del>
      <w:ins w:id="9025" w:author="Claude (draf untuk Coach Doddy)" w:date="2026-10-27T12:00:00Z">
        <w:r>
          <w:rPr/>
          <w:t xml:space="preserve">(butir 15–16 Bagian 1), serta istilah Lisensi tanpa batas waktu, syarat Langganan, dan pembayaran Langganan dari bonus (butir 17–19 Bagian 1).</w:t>
        </w:r>
      </w:ins>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Internal · 27 Oktober 2026</w:t>
    </w:r>
    <w:r>
      <w:rPr>
        <w:color w:val="5F6B73"/>
        <w:sz w:val="16"/>
        <w:szCs w:val="16"/>
      </w:rPr>
      <w:tab/>
      <w:t xml:space="preserve">Halaman </w:t>
    </w:r>
    <w:r>
      <w:rPr/>
      <w:fldChar w:fldCharType="begin"/>
    </w:r>
    <w:r>
      <w:rPr/>
      <w:instrText xml:space="preserve"> PAGE </w:instrText>
    </w:r>
    <w:r>
      <w:rPr/>
      <w:fldChar w:fldCharType="separate"/>
    </w:r>
    <w:r>
      <w:rPr/>
      <w:t>7</w:t>
    </w:r>
    <w:r>
      <w:rPr/>
      <w:fldChar w:fldCharType="end"/>
    </w:r>
    <w:r>
      <w:rPr>
        <w:color w:val="5F6B73"/>
        <w:sz w:val="16"/>
        <w:szCs w:val="16"/>
      </w:rPr>
      <w:t xml:space="preserve"> dari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Catatan untuk Konsultan Hukum (internal)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num>
  <w:num w:numId="9">
    <w:abstractNumId w:val="2"/>
  </w:num>
  <w:num w:numId="10">
    <w:abstractNumId w:val="2"/>
  </w:num>
  <w:num w:numId="11">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800</Words>
  <Characters>4382</Characters>
  <CharactersWithSpaces>5052</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2026-10-27T07:56:07Z</dcterms:created>
  <dc:creator>PT MITRANS</dc:creator>
  <dc:description>Pendamping draf Rencana Pemasaran, Kode Etik, serta Syarat dan Ketentuan Mitrans-Astra</dc:description>
  <dc:language>en-US</dc:language>
  <cp:lastModifiedBy/>
  <dcterms:modified xsi:type="dcterms:W3CDTF">2026-10-27T19:46:10Z</dcterms:modified>
  <cp:revision>2</cp:revision>
  <dc:subject/>
  <dc:title>Catatan untuk Konsultan Hukum</dc:title>
</cp:coreProperties>
</file>